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ackground w:color="FFFFFF">
    <mc:AlternateContent>
      <mc:Choice Requires="v"/>
      <mc:Fallback>
        <w:drawing>
          <wp:inline distT="0" distB="0" distL="0" distR="0" wp14:anchorId="579F39BA" wp14:editId="127678C1">
            <wp:extent cx="635" cy="635"/>
            <wp:effectExtent l="0" t="0" r="0" b="0"/>
            <wp:docPr id="1863535007" name="Rectangle 1">
              <a:extLst xmlns:a="http://purl.oclc.org/ooxml/drawingml/main">
                <a:ext uri="{A998136B-4AC2-44c3-8CCF-79AB77ABDD1D}">
                  <a15:backgroundPr xmlns:a15="http://schemas.microsoft.com/office/drawing/2012/main" bwMode="auto" bwPure="auto" bwNormal="auto" targetScreenSize="1024x768"/>
                </a:ext>
              </a:extLst>
            </wp:docPr>
            <wp:cNvGraphicFramePr/>
            <a:graphic xmlns:a="http://purl.oclc.org/ooxml/drawingml/main">
              <a:graphicData uri="http://schemas.microsoft.com/office/word/2010/wordprocessingShape">
                <wp:wsp>
                  <wp:cNvSpPr/>
                  <wp:spPr bwMode="auto">
                    <a:xfrm>
                      <a:off x="0" y="0"/>
                      <a:ext cx="635" cy="635"/>
                    </a:xfrm>
                    <a:prstGeom prst="rect">
                      <a:avLst/>
                    </a:prstGeom>
                    <a:solidFill>
                      <a:srgbClr val="FFFFFF"/>
                    </a:solidFill>
                    <a:ln>
                      <a:noFill/>
                    </a:ln>
                    <a:extLst>
                      <a:ext uri="{91240B29-F687-4F45-9708-019B960494DF}">
                        <a14:hiddenLine xmlns:a14="http://schemas.microsoft.com/office/drawing/2010/main" w="9525">
                          <a:solidFill>
                            <a:srgbClr val="000000"/>
                          </a:solidFill>
                          <a:miter lim="800%"/>
                          <a:headEnd/>
                          <a:tailEnd/>
                        </a14:hiddenLine>
                      </a:ext>
                    </a:extLst>
                  </wp:spPr>
                  <wp:bodyPr/>
                </wp:wsp>
              </a:graphicData>
            </a:graphic>
          </wp:inline>
        </w:drawing>
      </mc:Fallback>
    </mc:AlternateContent>
  </w:background>
  <w:body>
    <w:p w14:paraId="1329A400" w14:textId="77777777" w:rsidR="00000000" w:rsidRDefault="00000000">
      <w:pPr>
        <w:spacing w:afterLines="50" w:after="7.80pt" w:line="18pt" w:lineRule="auto"/>
        <w:jc w:val="center"/>
        <w:rPr>
          <w:rFonts w:ascii="微软雅黑" w:eastAsia="微软雅黑" w:hAnsi="微软雅黑" w:cs="微软雅黑" w:hint="eastAsia"/>
          <w:b/>
          <w:sz w:val="44"/>
          <w:szCs w:val="44"/>
        </w:rPr>
      </w:pPr>
      <w:r>
        <w:rPr>
          <w:rFonts w:ascii="微软雅黑" w:eastAsia="微软雅黑" w:hAnsi="微软雅黑" w:cs="微软雅黑" w:hint="eastAsia"/>
          <w:b/>
          <w:sz w:val="44"/>
          <w:szCs w:val="44"/>
        </w:rPr>
        <w:t>网络信息服务合同</w:t>
      </w:r>
    </w:p>
    <w:p w14:paraId="3F854408" w14:textId="77777777" w:rsidR="00000000" w:rsidRDefault="00000000">
      <w:pPr>
        <w:wordWrap w:val="0"/>
        <w:spacing w:afterLines="50" w:after="7.80pt" w:line="21pt" w:lineRule="exact"/>
        <w:ind w:end="40pt"/>
        <w:jc w:val="end"/>
        <w:rPr>
          <w:rFonts w:ascii="微软雅黑" w:eastAsia="微软雅黑" w:hAnsi="微软雅黑" w:cs="微软雅黑" w:hint="eastAsia"/>
        </w:rPr>
      </w:pPr>
      <w:r>
        <w:rPr>
          <w:rFonts w:ascii="微软雅黑" w:eastAsia="微软雅黑" w:hAnsi="微软雅黑" w:cs="微软雅黑" w:hint="eastAsia"/>
        </w:rPr>
        <w:t xml:space="preserve"> 合同编号：</w:t>
      </w:r>
    </w:p>
    <w:p w14:paraId="768FAAF0" w14:textId="77777777" w:rsidR="00000000" w:rsidRDefault="00000000">
      <w:pPr>
        <w:widowControl/>
        <w:snapToGrid w:val="0"/>
        <w:spacing w:afterLines="50" w:after="7.80pt" w:line="21pt" w:lineRule="exact"/>
        <w:rPr>
          <w:rFonts w:ascii="微软雅黑" w:eastAsia="微软雅黑" w:hAnsi="微软雅黑" w:cs="微软雅黑" w:hint="eastAsia"/>
          <w:kern w:val="0"/>
        </w:rPr>
      </w:pPr>
      <w:r>
        <w:rPr>
          <w:rFonts w:ascii="微软雅黑" w:eastAsia="微软雅黑" w:hAnsi="微软雅黑" w:cs="微软雅黑" w:hint="eastAsia"/>
          <w:kern w:val="0"/>
        </w:rPr>
        <w:t>甲方：</w:t>
      </w:r>
    </w:p>
    <w:p w14:paraId="009DB6B2" w14:textId="77777777" w:rsidR="00000000" w:rsidRDefault="00000000">
      <w:pPr>
        <w:widowControl/>
        <w:snapToGrid w:val="0"/>
        <w:spacing w:afterLines="50" w:after="7.80pt" w:line="21pt" w:lineRule="exact"/>
        <w:rPr>
          <w:rFonts w:ascii="微软雅黑" w:eastAsia="微软雅黑" w:hAnsi="微软雅黑" w:cs="微软雅黑" w:hint="eastAsia"/>
          <w:kern w:val="0"/>
        </w:rPr>
      </w:pPr>
      <w:r>
        <w:rPr>
          <w:rFonts w:ascii="微软雅黑" w:eastAsia="微软雅黑" w:hAnsi="微软雅黑" w:cs="微软雅黑" w:hint="eastAsia"/>
          <w:kern w:val="0"/>
        </w:rPr>
        <w:t>法定代表人：</w:t>
      </w:r>
    </w:p>
    <w:p w14:paraId="3D7687BB" w14:textId="77777777" w:rsidR="00000000" w:rsidRDefault="00000000">
      <w:pPr>
        <w:widowControl/>
        <w:snapToGrid w:val="0"/>
        <w:spacing w:afterLines="50" w:after="7.80pt" w:line="21pt" w:lineRule="exact"/>
        <w:rPr>
          <w:rFonts w:ascii="微软雅黑" w:eastAsia="微软雅黑" w:hAnsi="微软雅黑" w:cs="微软雅黑" w:hint="eastAsia"/>
          <w:kern w:val="0"/>
        </w:rPr>
      </w:pPr>
      <w:r>
        <w:rPr>
          <w:rFonts w:ascii="微软雅黑" w:eastAsia="微软雅黑" w:hAnsi="微软雅黑" w:cs="微软雅黑" w:hint="eastAsia"/>
          <w:kern w:val="0"/>
        </w:rPr>
        <w:t>联系地址：</w:t>
      </w:r>
    </w:p>
    <w:p w14:paraId="0741EC34" w14:textId="77777777" w:rsidR="00000000" w:rsidRDefault="00000000">
      <w:pPr>
        <w:widowControl/>
        <w:snapToGrid w:val="0"/>
        <w:spacing w:afterLines="50" w:after="7.80pt" w:line="21pt" w:lineRule="exact"/>
        <w:rPr>
          <w:rFonts w:ascii="微软雅黑" w:eastAsia="微软雅黑" w:hAnsi="微软雅黑" w:cs="微软雅黑" w:hint="eastAsia"/>
          <w:kern w:val="0"/>
        </w:rPr>
      </w:pPr>
      <w:r>
        <w:rPr>
          <w:rFonts w:ascii="微软雅黑" w:eastAsia="微软雅黑" w:hAnsi="微软雅黑" w:cs="微软雅黑" w:hint="eastAsia"/>
          <w:kern w:val="0"/>
        </w:rPr>
        <w:t>联系人：</w:t>
      </w:r>
    </w:p>
    <w:p w14:paraId="070F289D" w14:textId="77777777" w:rsidR="00000000" w:rsidRDefault="00000000">
      <w:pPr>
        <w:widowControl/>
        <w:snapToGrid w:val="0"/>
        <w:spacing w:afterLines="50" w:after="7.80pt" w:line="21pt" w:lineRule="exact"/>
        <w:rPr>
          <w:rFonts w:ascii="微软雅黑" w:eastAsia="微软雅黑" w:hAnsi="微软雅黑" w:cs="微软雅黑" w:hint="eastAsia"/>
          <w:kern w:val="0"/>
        </w:rPr>
      </w:pPr>
      <w:r>
        <w:rPr>
          <w:rFonts w:ascii="微软雅黑" w:eastAsia="微软雅黑" w:hAnsi="微软雅黑" w:cs="微软雅黑" w:hint="eastAsia"/>
          <w:kern w:val="0"/>
        </w:rPr>
        <w:t>联系电话：</w:t>
      </w:r>
    </w:p>
    <w:p w14:paraId="6B95B878" w14:textId="77777777" w:rsidR="00000000" w:rsidRDefault="00000000">
      <w:pPr>
        <w:widowControl/>
        <w:snapToGrid w:val="0"/>
        <w:spacing w:afterLines="50" w:after="7.80pt" w:line="21pt" w:lineRule="exact"/>
        <w:rPr>
          <w:rFonts w:ascii="微软雅黑" w:eastAsia="微软雅黑" w:hAnsi="微软雅黑" w:cs="微软雅黑" w:hint="eastAsia"/>
          <w:kern w:val="0"/>
        </w:rPr>
      </w:pPr>
      <w:r>
        <w:rPr>
          <w:rFonts w:ascii="微软雅黑" w:eastAsia="微软雅黑" w:hAnsi="微软雅黑" w:cs="微软雅黑" w:hint="eastAsia"/>
          <w:kern w:val="0"/>
        </w:rPr>
        <w:t>邮箱：</w:t>
      </w:r>
    </w:p>
    <w:p w14:paraId="69D2BE97" w14:textId="77777777" w:rsidR="00000000" w:rsidRDefault="00000000">
      <w:pPr>
        <w:widowControl/>
        <w:snapToGrid w:val="0"/>
        <w:spacing w:afterLines="50" w:after="7.80pt" w:line="21pt" w:lineRule="exact"/>
        <w:rPr>
          <w:rFonts w:ascii="微软雅黑" w:eastAsia="微软雅黑" w:hAnsi="微软雅黑" w:cs="微软雅黑" w:hint="eastAsia"/>
          <w:kern w:val="0"/>
        </w:rPr>
      </w:pPr>
    </w:p>
    <w:p w14:paraId="54E68F61" w14:textId="77777777" w:rsidR="00000000" w:rsidRDefault="00000000">
      <w:pPr>
        <w:widowControl/>
        <w:snapToGrid w:val="0"/>
        <w:spacing w:afterLines="50" w:after="7.80pt" w:line="21pt" w:lineRule="exact"/>
        <w:rPr>
          <w:rFonts w:ascii="微软雅黑" w:eastAsia="微软雅黑" w:hAnsi="微软雅黑" w:cs="微软雅黑" w:hint="eastAsia"/>
          <w:kern w:val="0"/>
        </w:rPr>
      </w:pPr>
      <w:r>
        <w:rPr>
          <w:rFonts w:ascii="微软雅黑" w:eastAsia="微软雅黑" w:hAnsi="微软雅黑" w:cs="微软雅黑" w:hint="eastAsia"/>
          <w:kern w:val="0"/>
        </w:rPr>
        <w:t>乙方：执象广告（上海）有限公司</w:t>
      </w:r>
    </w:p>
    <w:p w14:paraId="2C1764FD" w14:textId="77777777" w:rsidR="00000000" w:rsidRDefault="00000000">
      <w:pPr>
        <w:widowControl/>
        <w:snapToGrid w:val="0"/>
        <w:spacing w:afterLines="50" w:after="7.80pt" w:line="21pt" w:lineRule="exact"/>
        <w:rPr>
          <w:rFonts w:ascii="微软雅黑" w:eastAsia="微软雅黑" w:hAnsi="微软雅黑" w:cs="微软雅黑" w:hint="eastAsia"/>
          <w:kern w:val="0"/>
        </w:rPr>
      </w:pPr>
      <w:r>
        <w:rPr>
          <w:rFonts w:ascii="微软雅黑" w:eastAsia="微软雅黑" w:hAnsi="微软雅黑" w:cs="微软雅黑" w:hint="eastAsia"/>
          <w:kern w:val="0"/>
        </w:rPr>
        <w:t>法定代表人：孟志强</w:t>
      </w:r>
    </w:p>
    <w:p w14:paraId="188A1534" w14:textId="77777777" w:rsidR="00000000" w:rsidRDefault="00000000">
      <w:pPr>
        <w:widowControl/>
        <w:snapToGrid w:val="0"/>
        <w:spacing w:afterLines="50" w:after="7.80pt" w:line="21pt" w:lineRule="exact"/>
        <w:rPr>
          <w:rFonts w:ascii="微软雅黑" w:eastAsia="微软雅黑" w:hAnsi="微软雅黑" w:cs="微软雅黑" w:hint="eastAsia"/>
          <w:kern w:val="0"/>
        </w:rPr>
      </w:pPr>
      <w:r>
        <w:rPr>
          <w:rFonts w:ascii="微软雅黑" w:eastAsia="微软雅黑" w:hAnsi="微软雅黑" w:cs="微软雅黑" w:hint="eastAsia"/>
          <w:kern w:val="0"/>
        </w:rPr>
        <w:t>联系地址：北京市朝阳区观湖国际1座5层</w:t>
      </w:r>
    </w:p>
    <w:p w14:paraId="045C36D3" w14:textId="77777777" w:rsidR="00000000" w:rsidRDefault="00000000">
      <w:pPr>
        <w:widowControl/>
        <w:snapToGrid w:val="0"/>
        <w:spacing w:afterLines="50" w:after="7.80pt" w:line="21pt" w:lineRule="exact"/>
        <w:rPr>
          <w:ins w:id="0" w:author="执象" w:date="2024-09-06T16:15:00Z"/>
          <w:rFonts w:ascii="微软雅黑" w:eastAsia="微软雅黑" w:hAnsi="微软雅黑" w:cs="微软雅黑" w:hint="eastAsia"/>
          <w:kern w:val="0"/>
        </w:rPr>
      </w:pPr>
      <w:ins w:id="1" w:author="执象" w:date="2024-09-06T16:15:00Z">
        <w:r>
          <w:rPr>
            <w:rFonts w:ascii="微软雅黑" w:eastAsia="微软雅黑" w:hAnsi="微软雅黑" w:cs="微软雅黑" w:hint="eastAsia"/>
            <w:kern w:val="0"/>
          </w:rPr>
          <w:t>联系人：</w:t>
        </w:r>
      </w:ins>
      <w:ins w:id="2" w:author="执象" w:date="2024-09-18T16:18:00Z">
        <w:r>
          <w:rPr>
            <w:rFonts w:ascii="微软雅黑" w:eastAsia="微软雅黑" w:hAnsi="微软雅黑" w:cs="微软雅黑" w:hint="eastAsia"/>
            <w:kern w:val="0"/>
          </w:rPr>
          <w:t>陈星宇</w:t>
        </w:r>
      </w:ins>
    </w:p>
    <w:p w14:paraId="60AFE257" w14:textId="77777777" w:rsidR="00000000" w:rsidRDefault="00000000">
      <w:pPr>
        <w:widowControl/>
        <w:snapToGrid w:val="0"/>
        <w:spacing w:afterLines="50" w:after="7.80pt" w:line="21pt" w:lineRule="exact"/>
        <w:rPr>
          <w:ins w:id="3" w:author="执象" w:date="2024-09-06T16:15:00Z"/>
          <w:rFonts w:ascii="微软雅黑" w:eastAsia="微软雅黑" w:hAnsi="微软雅黑" w:cs="微软雅黑"/>
          <w:kern w:val="0"/>
        </w:rPr>
      </w:pPr>
      <w:ins w:id="4" w:author="执象" w:date="2024-09-06T16:15:00Z">
        <w:r>
          <w:rPr>
            <w:rFonts w:ascii="微软雅黑" w:eastAsia="微软雅黑" w:hAnsi="微软雅黑" w:cs="微软雅黑" w:hint="eastAsia"/>
            <w:kern w:val="0"/>
          </w:rPr>
          <w:t>联系电话：</w:t>
        </w:r>
      </w:ins>
      <w:ins w:id="5" w:author="执象" w:date="2024-09-18T16:18:00Z">
        <w:r>
          <w:rPr>
            <w:rFonts w:ascii="微软雅黑" w:eastAsia="微软雅黑" w:hAnsi="微软雅黑" w:cs="微软雅黑" w:hint="eastAsia"/>
            <w:kern w:val="0"/>
          </w:rPr>
          <w:t>15074902090</w:t>
        </w:r>
      </w:ins>
    </w:p>
    <w:p w14:paraId="568B0B74" w14:textId="77777777" w:rsidR="00000000" w:rsidRDefault="00000000">
      <w:pPr>
        <w:widowControl/>
        <w:snapToGrid w:val="0"/>
        <w:spacing w:afterLines="50" w:after="7.80pt" w:line="21pt" w:lineRule="exact"/>
        <w:rPr>
          <w:rFonts w:ascii="微软雅黑" w:eastAsia="微软雅黑" w:hAnsi="微软雅黑" w:cs="微软雅黑" w:hint="eastAsia"/>
          <w:kern w:val="0"/>
        </w:rPr>
      </w:pPr>
      <w:ins w:id="6" w:author="执象" w:date="2024-09-06T16:15:00Z">
        <w:r>
          <w:rPr>
            <w:rFonts w:ascii="微软雅黑" w:eastAsia="微软雅黑" w:hAnsi="微软雅黑" w:cs="微软雅黑" w:hint="eastAsia"/>
            <w:kern w:val="0"/>
          </w:rPr>
          <w:t>邮箱：</w:t>
        </w:r>
      </w:ins>
      <w:ins w:id="7" w:author="执象" w:date="2024-09-18T16:18:00Z">
        <w:r>
          <w:rPr>
            <w:rFonts w:ascii="微软雅黑" w:eastAsia="微软雅黑" w:hAnsi="微软雅黑" w:cs="微软雅黑" w:hint="eastAsia"/>
            <w:kern w:val="0"/>
          </w:rPr>
          <w:t>chenxingyu</w:t>
        </w:r>
      </w:ins>
      <w:ins w:id="8" w:author="执象" w:date="2024-09-06T16:15:00Z">
        <w:r>
          <w:rPr>
            <w:rFonts w:ascii="微软雅黑" w:eastAsia="微软雅黑" w:hAnsi="微软雅黑" w:cs="微软雅黑" w:hint="eastAsia"/>
            <w:kern w:val="0"/>
          </w:rPr>
          <w:t>@globalzx.com</w:t>
        </w:r>
      </w:ins>
      <w:r>
        <w:rPr>
          <w:rFonts w:ascii="微软雅黑" w:eastAsia="微软雅黑" w:hAnsi="微软雅黑" w:cs="微软雅黑" w:hint="eastAsia"/>
          <w:kern w:val="0"/>
        </w:rPr>
        <w:t>（本合同约定的电子邮箱及确认后缀为【@globalzx.com】的邮箱均为乙方发送及接收通知的有效邮箱）</w:t>
      </w:r>
    </w:p>
    <w:p w14:paraId="2F4357E7" w14:textId="77777777" w:rsidR="00000000" w:rsidRDefault="00000000">
      <w:pPr>
        <w:widowControl/>
        <w:snapToGrid w:val="0"/>
        <w:spacing w:afterLines="50" w:after="7.80pt" w:line="21pt" w:lineRule="exact"/>
        <w:rPr>
          <w:rFonts w:ascii="微软雅黑" w:eastAsia="微软雅黑" w:hAnsi="微软雅黑" w:cs="微软雅黑" w:hint="eastAsia"/>
          <w:kern w:val="0"/>
        </w:rPr>
      </w:pPr>
    </w:p>
    <w:p w14:paraId="45900EF0" w14:textId="77777777" w:rsidR="00000000" w:rsidRDefault="00000000">
      <w:pPr>
        <w:widowControl/>
        <w:snapToGrid w:val="0"/>
        <w:spacing w:afterLines="50" w:after="7.80pt" w:line="21pt" w:lineRule="exact"/>
        <w:ind w:firstLineChars="200" w:firstLine="21pt"/>
        <w:rPr>
          <w:rFonts w:ascii="微软雅黑" w:eastAsia="微软雅黑" w:hAnsi="微软雅黑" w:cs="微软雅黑" w:hint="eastAsia"/>
        </w:rPr>
      </w:pPr>
      <w:r>
        <w:rPr>
          <w:rFonts w:ascii="微软雅黑" w:eastAsia="微软雅黑" w:hAnsi="微软雅黑" w:cs="微软雅黑" w:hint="eastAsia"/>
          <w:kern w:val="0"/>
        </w:rPr>
        <w:t>甲乙双方在平等互利的原则上，根据《中华人民共和国民法典》等相关法律法规的规定，并遵照目标平台的相关业务规则，就乙方通过目标平台向甲方提供网络信息发布服务相关事宜，经双方协商一致，达成以下内容，并共同遵守。</w:t>
      </w:r>
      <w:r>
        <w:rPr>
          <w:rFonts w:ascii="微软雅黑" w:eastAsia="微软雅黑" w:hAnsi="微软雅黑" w:cs="微软雅黑" w:hint="eastAsia"/>
        </w:rPr>
        <w:t xml:space="preserve"> </w:t>
      </w:r>
    </w:p>
    <w:p w14:paraId="4299D4BF" w14:textId="77777777" w:rsidR="00000000" w:rsidRDefault="00000000">
      <w:pPr>
        <w:widowControl/>
        <w:snapToGrid w:val="0"/>
        <w:spacing w:afterLines="50" w:after="7.80pt" w:line="21pt" w:lineRule="exact"/>
        <w:rPr>
          <w:rFonts w:ascii="微软雅黑" w:eastAsia="微软雅黑" w:hAnsi="微软雅黑" w:cs="微软雅黑" w:hint="eastAsia"/>
        </w:rPr>
      </w:pPr>
    </w:p>
    <w:p w14:paraId="228368C6" w14:textId="77777777" w:rsidR="00000000" w:rsidRDefault="00000000">
      <w:pPr>
        <w:pStyle w:val="ListParagraph"/>
        <w:numPr>
          <w:ilvl w:val="0"/>
          <w:numId w:val="1"/>
        </w:numPr>
        <w:spacing w:afterLines="50" w:after="7.80pt" w:line="21pt" w:lineRule="exact"/>
        <w:ind w:start="0pt" w:firstLineChars="0"/>
        <w:rPr>
          <w:rFonts w:ascii="微软雅黑" w:eastAsia="微软雅黑" w:hAnsi="微软雅黑" w:cs="微软雅黑" w:hint="eastAsia"/>
        </w:rPr>
      </w:pPr>
      <w:r>
        <w:rPr>
          <w:rFonts w:ascii="微软雅黑" w:eastAsia="微软雅黑" w:hAnsi="微软雅黑" w:cs="微软雅黑" w:hint="eastAsia"/>
        </w:rPr>
        <w:t>信息服务内容及媒体平台</w:t>
      </w:r>
    </w:p>
    <w:p w14:paraId="26572F0D" w14:textId="77777777" w:rsidR="00000000" w:rsidRDefault="00000000">
      <w:pPr>
        <w:tabs>
          <w:tab w:val="center" w:pos="348.95pt"/>
        </w:tabs>
        <w:spacing w:afterLines="50" w:after="7.80pt" w:line="21pt" w:lineRule="exact"/>
        <w:rPr>
          <w:rFonts w:ascii="微软雅黑" w:eastAsia="微软雅黑" w:hAnsi="微软雅黑" w:cs="微软雅黑" w:hint="eastAsia"/>
        </w:rPr>
      </w:pPr>
      <w:r>
        <w:rPr>
          <w:rFonts w:ascii="微软雅黑" w:eastAsia="微软雅黑" w:hAnsi="微软雅黑" w:cs="微软雅黑" w:hint="eastAsia"/>
        </w:rPr>
        <w:t>甲乙双方商定，乙方在</w:t>
      </w:r>
      <w:r>
        <w:rPr>
          <w:rFonts w:ascii="微软雅黑" w:eastAsia="微软雅黑" w:hAnsi="微软雅黑" w:cs="微软雅黑" w:hint="eastAsia"/>
          <w:u w:val="single"/>
        </w:rPr>
        <w:t xml:space="preserve">     快手     </w:t>
      </w:r>
      <w:r>
        <w:rPr>
          <w:rFonts w:ascii="微软雅黑" w:eastAsia="微软雅黑" w:hAnsi="微软雅黑" w:cs="微软雅黑" w:hint="eastAsia"/>
        </w:rPr>
        <w:t>平台上向甲方提供</w:t>
      </w:r>
      <w:r>
        <w:rPr>
          <w:rFonts w:ascii="微软雅黑" w:eastAsia="微软雅黑" w:hAnsi="微软雅黑" w:cs="微软雅黑" w:hint="eastAsia"/>
          <w:u w:val="single"/>
        </w:rPr>
        <w:t xml:space="preserve"> </w:t>
      </w:r>
      <w:r>
        <w:rPr>
          <w:rFonts w:ascii="微软雅黑" w:eastAsia="微软雅黑" w:hAnsi="微软雅黑" w:cs="微软雅黑"/>
          <w:u w:val="single"/>
        </w:rPr>
        <w:t xml:space="preserve"> </w:t>
      </w:r>
      <w:r>
        <w:rPr>
          <w:rFonts w:ascii="微软雅黑" w:eastAsia="微软雅黑" w:hAnsi="微软雅黑" w:cs="微软雅黑" w:hint="eastAsia"/>
          <w:u w:val="single"/>
        </w:rPr>
        <w:t>开户、充值</w:t>
      </w:r>
      <w:r>
        <w:rPr>
          <w:rFonts w:ascii="微软雅黑" w:eastAsia="微软雅黑" w:hAnsi="微软雅黑" w:cs="微软雅黑"/>
          <w:u w:val="single"/>
        </w:rPr>
        <w:t xml:space="preserve">  </w:t>
      </w:r>
      <w:r>
        <w:rPr>
          <w:rFonts w:ascii="微软雅黑" w:eastAsia="微软雅黑" w:hAnsi="微软雅黑" w:cs="微软雅黑" w:hint="eastAsia"/>
        </w:rPr>
        <w:t>信息服务。具体服务内容以双方履行合同过程中约定为准。</w:t>
      </w:r>
    </w:p>
    <w:p w14:paraId="79B4C542" w14:textId="77777777" w:rsidR="00000000" w:rsidRDefault="00000000">
      <w:pPr>
        <w:tabs>
          <w:tab w:val="center" w:pos="348.95pt"/>
        </w:tabs>
        <w:spacing w:afterLines="50" w:after="7.80pt" w:line="21pt" w:lineRule="exact"/>
        <w:rPr>
          <w:rFonts w:ascii="微软雅黑" w:eastAsia="微软雅黑" w:hAnsi="微软雅黑" w:cs="微软雅黑" w:hint="eastAsia"/>
        </w:rPr>
      </w:pPr>
    </w:p>
    <w:p w14:paraId="27007661" w14:textId="77777777" w:rsidR="00000000" w:rsidRDefault="00000000">
      <w:pPr>
        <w:pStyle w:val="ListParagraph"/>
        <w:numPr>
          <w:ilvl w:val="0"/>
          <w:numId w:val="1"/>
        </w:numPr>
        <w:spacing w:afterLines="50" w:after="7.80pt" w:line="21pt" w:lineRule="exact"/>
        <w:ind w:start="0pt" w:firstLineChars="0"/>
        <w:rPr>
          <w:rFonts w:ascii="微软雅黑" w:eastAsia="微软雅黑" w:hAnsi="微软雅黑" w:cs="微软雅黑" w:hint="eastAsia"/>
        </w:rPr>
      </w:pPr>
      <w:r>
        <w:rPr>
          <w:rFonts w:ascii="微软雅黑" w:eastAsia="微软雅黑" w:hAnsi="微软雅黑" w:cs="微软雅黑" w:hint="eastAsia"/>
        </w:rPr>
        <w:lastRenderedPageBreak/>
        <w:t>合同期限</w:t>
      </w:r>
    </w:p>
    <w:p w14:paraId="57CA3563" w14:textId="77777777" w:rsidR="00000000" w:rsidRDefault="00000000">
      <w:pPr>
        <w:pStyle w:val="Style3"/>
        <w:snapToGrid w:val="0"/>
        <w:spacing w:afterLines="50" w:after="7.80pt" w:line="21pt" w:lineRule="exact"/>
        <w:ind w:firstLine="0pt"/>
        <w:rPr>
          <w:rFonts w:ascii="微软雅黑" w:eastAsia="微软雅黑" w:hAnsi="微软雅黑" w:cs="微软雅黑" w:hint="eastAsia"/>
        </w:rPr>
      </w:pPr>
      <w:r>
        <w:rPr>
          <w:rFonts w:ascii="微软雅黑" w:eastAsia="微软雅黑" w:hAnsi="微软雅黑" w:cs="微软雅黑" w:hint="eastAsia"/>
        </w:rPr>
        <w:t>合同有效期自签订日</w:t>
      </w:r>
      <w:r>
        <w:rPr>
          <w:rFonts w:ascii="微软雅黑" w:eastAsia="微软雅黑" w:hAnsi="微软雅黑" w:cs="微软雅黑" w:hint="eastAsia"/>
          <w:u w:val="single"/>
        </w:rPr>
        <w:t xml:space="preserve"> 202</w:t>
      </w:r>
      <w:ins w:id="9" w:author="执象" w:date="2025-06-26T13:45:00Z">
        <w:r>
          <w:rPr>
            <w:rFonts w:ascii="微软雅黑" w:eastAsia="微软雅黑" w:hAnsi="微软雅黑" w:cs="微软雅黑" w:hint="eastAsia"/>
            <w:u w:val="single"/>
          </w:rPr>
          <w:t>5</w:t>
        </w:r>
      </w:ins>
      <w:r>
        <w:rPr>
          <w:rFonts w:ascii="微软雅黑" w:eastAsia="微软雅黑" w:hAnsi="微软雅黑" w:cs="微软雅黑" w:hint="eastAsia"/>
          <w:u w:val="single"/>
        </w:rPr>
        <w:t xml:space="preserve">年 1 月 1  日  </w:t>
      </w:r>
      <w:r>
        <w:rPr>
          <w:rFonts w:ascii="微软雅黑" w:eastAsia="微软雅黑" w:hAnsi="微软雅黑" w:cs="微软雅黑" w:hint="eastAsia"/>
        </w:rPr>
        <w:t>至</w:t>
      </w:r>
      <w:r>
        <w:rPr>
          <w:rFonts w:ascii="微软雅黑" w:eastAsia="微软雅黑" w:hAnsi="微软雅黑" w:cs="微软雅黑" w:hint="eastAsia"/>
          <w:u w:val="single"/>
        </w:rPr>
        <w:t xml:space="preserve"> 202</w:t>
      </w:r>
      <w:ins w:id="10" w:author="执象" w:date="2025-06-26T13:45:00Z">
        <w:r>
          <w:rPr>
            <w:rFonts w:ascii="微软雅黑" w:eastAsia="微软雅黑" w:hAnsi="微软雅黑" w:cs="微软雅黑" w:hint="eastAsia"/>
            <w:u w:val="single"/>
          </w:rPr>
          <w:t>5</w:t>
        </w:r>
      </w:ins>
      <w:r>
        <w:rPr>
          <w:rFonts w:ascii="微软雅黑" w:eastAsia="微软雅黑" w:hAnsi="微软雅黑" w:cs="微软雅黑" w:hint="eastAsia"/>
          <w:u w:val="single"/>
        </w:rPr>
        <w:t xml:space="preserve"> 年 12 月 31 日</w:t>
      </w:r>
      <w:r>
        <w:rPr>
          <w:rFonts w:ascii="微软雅黑" w:eastAsia="微软雅黑" w:hAnsi="微软雅黑" w:cs="微软雅黑" w:hint="eastAsia"/>
        </w:rPr>
        <w:t>。</w:t>
      </w:r>
    </w:p>
    <w:p w14:paraId="036F021E" w14:textId="77777777" w:rsidR="00000000" w:rsidRDefault="00000000">
      <w:pPr>
        <w:pStyle w:val="ListParagraph"/>
        <w:numPr>
          <w:ilvl w:val="0"/>
          <w:numId w:val="1"/>
        </w:numPr>
        <w:spacing w:afterLines="50" w:after="7.80pt" w:line="21pt" w:lineRule="exact"/>
        <w:ind w:start="0pt" w:firstLineChars="0"/>
        <w:rPr>
          <w:rFonts w:ascii="微软雅黑" w:eastAsia="微软雅黑" w:hAnsi="微软雅黑" w:cs="微软雅黑" w:hint="eastAsia"/>
        </w:rPr>
      </w:pPr>
      <w:r>
        <w:rPr>
          <w:rFonts w:ascii="微软雅黑" w:eastAsia="微软雅黑" w:hAnsi="微软雅黑" w:cs="微软雅黑" w:hint="eastAsia"/>
        </w:rPr>
        <w:t>甲方的权利和义务</w:t>
      </w:r>
    </w:p>
    <w:p w14:paraId="54B0E2A2" w14:textId="77777777" w:rsidR="00000000" w:rsidRDefault="00000000">
      <w:pPr>
        <w:pStyle w:val="ListParagraph"/>
        <w:numPr>
          <w:ilvl w:val="0"/>
          <w:numId w:val="2"/>
        </w:numPr>
        <w:spacing w:afterLines="50" w:after="7.80pt" w:line="21pt" w:lineRule="exact"/>
        <w:ind w:firstLineChars="0"/>
        <w:rPr>
          <w:rFonts w:ascii="微软雅黑" w:eastAsia="微软雅黑" w:hAnsi="微软雅黑" w:cs="微软雅黑" w:hint="eastAsia"/>
        </w:rPr>
      </w:pPr>
      <w:r>
        <w:rPr>
          <w:rFonts w:ascii="微软雅黑" w:eastAsia="微软雅黑" w:hAnsi="微软雅黑" w:cs="微软雅黑" w:hint="eastAsia"/>
        </w:rPr>
        <w:t>甲方提供的资料、信息内容、产品及服务必须真实合法，不得弄虚作假，不得欺骗或误导消费者，不得违反中华人民共和国的各项法律、法规、公共道德准则以及侵犯第三方合法利益，否则乙方有权拒绝发布信息。因甲方原因引发的法律责任由甲方承担，因此给乙方造成损失的，甲方承担赔偿责任。</w:t>
      </w:r>
    </w:p>
    <w:p w14:paraId="20F3415D" w14:textId="77777777" w:rsidR="00000000" w:rsidRDefault="00000000">
      <w:pPr>
        <w:pStyle w:val="ListParagraph"/>
        <w:numPr>
          <w:ilvl w:val="0"/>
          <w:numId w:val="2"/>
        </w:numPr>
        <w:spacing w:afterLines="50" w:after="7.80pt" w:line="21pt" w:lineRule="exact"/>
        <w:ind w:firstLineChars="0"/>
        <w:rPr>
          <w:rFonts w:ascii="微软雅黑" w:eastAsia="微软雅黑" w:hAnsi="微软雅黑" w:cs="微软雅黑" w:hint="eastAsia"/>
        </w:rPr>
      </w:pPr>
      <w:r>
        <w:rPr>
          <w:rFonts w:ascii="微软雅黑" w:eastAsia="微软雅黑" w:hAnsi="微软雅黑" w:cs="微软雅黑" w:hint="eastAsia"/>
        </w:rPr>
        <w:t>甲方应及时对其账户进行充值，保证账户有足额款项用于信息的发布，否则，乙方有权暂停提供服务，因此导致信息无法发布的责任由甲方承担。</w:t>
      </w:r>
    </w:p>
    <w:p w14:paraId="2F1F3E77" w14:textId="77777777" w:rsidR="00000000" w:rsidRDefault="00000000">
      <w:pPr>
        <w:pStyle w:val="ListParagraph"/>
        <w:numPr>
          <w:ilvl w:val="0"/>
          <w:numId w:val="2"/>
        </w:numPr>
        <w:spacing w:afterLines="50" w:after="7.80pt" w:line="21pt" w:lineRule="exact"/>
        <w:ind w:firstLineChars="0"/>
        <w:rPr>
          <w:rFonts w:ascii="微软雅黑" w:eastAsia="微软雅黑" w:hAnsi="微软雅黑" w:cs="微软雅黑" w:hint="eastAsia"/>
        </w:rPr>
      </w:pPr>
      <w:r>
        <w:rPr>
          <w:rFonts w:ascii="微软雅黑" w:eastAsia="微软雅黑" w:hAnsi="微软雅黑" w:cs="微软雅黑" w:hint="eastAsia"/>
        </w:rPr>
        <w:t>甲方应遵守信息发布平台所制定的信息发布、使用等规则，如违反该等规则造成乙方或第三方损失，甲方承担赔偿责任。如因此导致乙方受到投放平台处罚或第三方索赔的，乙方有权向甲方进行追偿，且甲方同意乙方可直接从甲方媒体账户进行划扣，若甲方媒体账户金额不足以赔偿的，甲方应在收到乙方的书面赔偿请求后5个工作日内支付相应赔偿金。如因甲方原因造成乙方被媒体平台/媒体方扣款、扣减保证金等情形，甲方应赔偿乙方因此产生的全部损失。</w:t>
      </w:r>
    </w:p>
    <w:p w14:paraId="5CAC1F1D" w14:textId="77777777" w:rsidR="00000000" w:rsidRDefault="00000000">
      <w:pPr>
        <w:pStyle w:val="ListParagraph"/>
        <w:numPr>
          <w:ilvl w:val="0"/>
          <w:numId w:val="2"/>
        </w:numPr>
        <w:spacing w:afterLines="50" w:after="7.80pt" w:line="21pt" w:lineRule="exact"/>
        <w:ind w:firstLineChars="0"/>
        <w:rPr>
          <w:rFonts w:ascii="微软雅黑" w:eastAsia="微软雅黑" w:hAnsi="微软雅黑" w:cs="微软雅黑" w:hint="eastAsia"/>
        </w:rPr>
      </w:pPr>
      <w:r>
        <w:rPr>
          <w:rFonts w:ascii="微软雅黑" w:eastAsia="微软雅黑" w:hAnsi="微软雅黑" w:cs="微软雅黑" w:hint="eastAsia"/>
        </w:rPr>
        <w:t>为便于乙方向甲方或甲方客户提供本合同项下服务，提供信息服务前，根据乙方及其发布平台要求，甲方应向乙方提供相关资质或权利等证明文件。</w:t>
      </w:r>
    </w:p>
    <w:p w14:paraId="52328B1A" w14:textId="77777777" w:rsidR="00000000" w:rsidRDefault="00000000">
      <w:pPr>
        <w:pStyle w:val="ListParagraph"/>
        <w:numPr>
          <w:ilvl w:val="0"/>
          <w:numId w:val="1"/>
        </w:numPr>
        <w:spacing w:afterLines="50" w:after="7.80pt" w:line="21pt" w:lineRule="exact"/>
        <w:ind w:start="0pt" w:firstLineChars="0"/>
        <w:rPr>
          <w:rFonts w:ascii="微软雅黑" w:eastAsia="微软雅黑" w:hAnsi="微软雅黑" w:cs="微软雅黑" w:hint="eastAsia"/>
        </w:rPr>
      </w:pPr>
      <w:r>
        <w:rPr>
          <w:rFonts w:ascii="微软雅黑" w:eastAsia="微软雅黑" w:hAnsi="微软雅黑" w:cs="微软雅黑" w:hint="eastAsia"/>
        </w:rPr>
        <w:t>乙方的权利和义务</w:t>
      </w:r>
    </w:p>
    <w:p w14:paraId="780F500A" w14:textId="77777777" w:rsidR="00000000" w:rsidRDefault="00000000">
      <w:pPr>
        <w:numPr>
          <w:ilvl w:val="0"/>
          <w:numId w:val="3"/>
        </w:numPr>
        <w:spacing w:line="18pt" w:lineRule="auto"/>
        <w:rPr>
          <w:rFonts w:ascii="微软雅黑" w:eastAsia="微软雅黑" w:hAnsi="微软雅黑" w:cs="微软雅黑"/>
        </w:rPr>
      </w:pPr>
      <w:r>
        <w:rPr>
          <w:rFonts w:ascii="微软雅黑" w:eastAsia="微软雅黑" w:hAnsi="微软雅黑" w:cs="微软雅黑" w:hint="eastAsia"/>
        </w:rPr>
        <w:t>乙方为甲方在双方约定的平台开立账户。</w:t>
      </w:r>
    </w:p>
    <w:p w14:paraId="7E7E898A" w14:textId="77777777" w:rsidR="00000000" w:rsidRDefault="00000000">
      <w:pPr>
        <w:numPr>
          <w:ilvl w:val="0"/>
          <w:numId w:val="3"/>
        </w:numPr>
        <w:spacing w:line="18pt" w:lineRule="auto"/>
        <w:rPr>
          <w:rFonts w:ascii="微软雅黑" w:eastAsia="微软雅黑" w:hAnsi="微软雅黑" w:cs="微软雅黑" w:hint="eastAsia"/>
        </w:rPr>
      </w:pPr>
      <w:r>
        <w:rPr>
          <w:rFonts w:ascii="微软雅黑" w:eastAsia="微软雅黑" w:hAnsi="微软雅黑" w:cs="微软雅黑" w:hint="eastAsia"/>
        </w:rPr>
        <w:t>乙方将甲方已支付款项充值至甲方所开立的账户。</w:t>
      </w:r>
    </w:p>
    <w:p w14:paraId="576F615A" w14:textId="77777777" w:rsidR="00000000" w:rsidRDefault="00000000">
      <w:pPr>
        <w:pStyle w:val="ListParagraph"/>
        <w:numPr>
          <w:ilvl w:val="0"/>
          <w:numId w:val="1"/>
        </w:numPr>
        <w:spacing w:afterLines="50" w:after="7.80pt" w:line="21pt" w:lineRule="exact"/>
        <w:ind w:start="0pt" w:firstLineChars="0"/>
        <w:rPr>
          <w:rFonts w:ascii="微软雅黑" w:eastAsia="微软雅黑" w:hAnsi="微软雅黑" w:cs="微软雅黑" w:hint="eastAsia"/>
        </w:rPr>
      </w:pPr>
      <w:r>
        <w:rPr>
          <w:rFonts w:ascii="微软雅黑" w:eastAsia="微软雅黑" w:hAnsi="微软雅黑" w:cs="微软雅黑" w:hint="eastAsia"/>
        </w:rPr>
        <w:t>付款方式</w:t>
      </w:r>
    </w:p>
    <w:p w14:paraId="66F69B06" w14:textId="77777777" w:rsidR="00000000" w:rsidRDefault="00000000">
      <w:pPr>
        <w:pStyle w:val="ListParagraph"/>
        <w:numPr>
          <w:ilvl w:val="0"/>
          <w:numId w:val="4"/>
        </w:numPr>
        <w:spacing w:afterLines="50" w:after="7.80pt" w:line="21pt" w:lineRule="exact"/>
        <w:ind w:firstLineChars="0"/>
        <w:rPr>
          <w:rFonts w:ascii="微软雅黑" w:eastAsia="微软雅黑" w:hAnsi="微软雅黑" w:cs="微软雅黑" w:hint="eastAsia"/>
          <w:bCs/>
        </w:rPr>
      </w:pPr>
      <w:r>
        <w:rPr>
          <w:rFonts w:ascii="微软雅黑" w:eastAsia="微软雅黑" w:hAnsi="微软雅黑" w:cs="微软雅黑" w:hint="eastAsia"/>
          <w:bCs/>
        </w:rPr>
        <w:t>本合同采取预付款的付款方式，即甲方应当在乙方提供服务前将开户/充值金额汇至乙方指定收款账号。如后续甲方需要充值的，双方以邮件形式确认，乙方收到甲方充值款项后2个工作日内充入甲方媒体账户。</w:t>
      </w:r>
    </w:p>
    <w:p w14:paraId="1DA63383" w14:textId="77777777" w:rsidR="00000000" w:rsidRDefault="00000000">
      <w:pPr>
        <w:pStyle w:val="ListParagraph"/>
        <w:numPr>
          <w:ilvl w:val="0"/>
          <w:numId w:val="4"/>
        </w:numPr>
        <w:spacing w:afterLines="50" w:after="7.80pt" w:line="21pt" w:lineRule="exact"/>
        <w:ind w:firstLineChars="0"/>
        <w:rPr>
          <w:rFonts w:ascii="微软雅黑" w:eastAsia="微软雅黑" w:hAnsi="微软雅黑" w:cs="微软雅黑" w:hint="eastAsia"/>
          <w:bCs/>
        </w:rPr>
      </w:pPr>
      <w:r>
        <w:rPr>
          <w:rFonts w:ascii="微软雅黑" w:eastAsia="微软雅黑" w:hAnsi="微软雅黑" w:cs="微软雅黑" w:hint="eastAsia"/>
        </w:rPr>
        <w:t>乙方收到甲方充值款项后七日内为甲方开具发票。</w:t>
      </w:r>
      <w:r>
        <w:rPr>
          <w:rFonts w:ascii="微软雅黑" w:eastAsia="微软雅黑" w:hAnsi="微软雅黑" w:cs="微软雅黑" w:hint="eastAsia"/>
          <w:color w:val="000000"/>
        </w:rPr>
        <w:t>乙方为甲方提供</w:t>
      </w:r>
      <w:r>
        <w:rPr>
          <w:rFonts w:ascii="微软雅黑" w:eastAsia="微软雅黑" w:hAnsi="微软雅黑" w:cs="微软雅黑" w:hint="eastAsia"/>
          <w:color w:val="000000"/>
          <w:u w:val="single"/>
        </w:rPr>
        <w:t xml:space="preserve"> 增值税专用发票（税率为6%）</w:t>
      </w:r>
      <w:r>
        <w:rPr>
          <w:rFonts w:ascii="微软雅黑" w:eastAsia="微软雅黑" w:hAnsi="微软雅黑" w:cs="微软雅黑" w:hint="eastAsia"/>
          <w:color w:val="000000"/>
        </w:rPr>
        <w:t>，发票的内容为</w:t>
      </w:r>
      <w:r>
        <w:rPr>
          <w:rFonts w:ascii="微软雅黑" w:eastAsia="微软雅黑" w:hAnsi="微软雅黑" w:cs="微软雅黑" w:hint="eastAsia"/>
          <w:color w:val="000000"/>
          <w:u w:val="single"/>
        </w:rPr>
        <w:t>“信息服务费”</w:t>
      </w:r>
      <w:r>
        <w:rPr>
          <w:rFonts w:ascii="微软雅黑" w:eastAsia="微软雅黑" w:hAnsi="微软雅黑" w:cs="微软雅黑" w:hint="eastAsia"/>
          <w:color w:val="000000"/>
        </w:rPr>
        <w:t>。</w:t>
      </w:r>
    </w:p>
    <w:p w14:paraId="0C12E583" w14:textId="77777777" w:rsidR="00000000" w:rsidRDefault="00000000">
      <w:pPr>
        <w:pStyle w:val="ListParagraph"/>
        <w:numPr>
          <w:ilvl w:val="0"/>
          <w:numId w:val="4"/>
        </w:numPr>
        <w:spacing w:afterLines="50" w:after="7.80pt" w:line="21pt" w:lineRule="exact"/>
        <w:ind w:firstLineChars="0"/>
        <w:rPr>
          <w:rFonts w:ascii="微软雅黑" w:eastAsia="微软雅黑" w:hAnsi="微软雅黑" w:cs="微软雅黑" w:hint="eastAsia"/>
        </w:rPr>
      </w:pPr>
      <w:r>
        <w:rPr>
          <w:rFonts w:ascii="微软雅黑" w:eastAsia="微软雅黑" w:hAnsi="微软雅黑" w:cs="微软雅黑" w:hint="eastAsia"/>
        </w:rPr>
        <w:t>甲方开票信息：</w:t>
      </w:r>
    </w:p>
    <w:p w14:paraId="4BFB798D" w14:textId="77777777" w:rsidR="00000000" w:rsidRDefault="00000000">
      <w:pPr>
        <w:pStyle w:val="ListParagraph"/>
        <w:spacing w:line="21pt" w:lineRule="exact"/>
        <w:ind w:start="0.25pt" w:firstLineChars="0" w:firstLine="46.90pt"/>
        <w:rPr>
          <w:rFonts w:ascii="微软雅黑" w:eastAsia="微软雅黑" w:hAnsi="微软雅黑" w:cs="微软雅黑" w:hint="eastAsia"/>
        </w:rPr>
      </w:pPr>
      <w:r>
        <w:rPr>
          <w:rFonts w:ascii="微软雅黑" w:eastAsia="微软雅黑" w:hAnsi="微软雅黑" w:cs="微软雅黑" w:hint="eastAsia"/>
        </w:rPr>
        <w:t>单位名称：</w:t>
      </w:r>
    </w:p>
    <w:p w14:paraId="09730173" w14:textId="77777777" w:rsidR="00000000" w:rsidRDefault="00000000">
      <w:pPr>
        <w:pStyle w:val="ListParagraph"/>
        <w:spacing w:line="21pt" w:lineRule="exact"/>
        <w:ind w:startChars="50" w:start="5.25pt" w:firstLineChars="0" w:firstLine="41.90pt"/>
        <w:rPr>
          <w:rFonts w:ascii="微软雅黑" w:eastAsia="微软雅黑" w:hAnsi="微软雅黑" w:cs="微软雅黑" w:hint="eastAsia"/>
        </w:rPr>
      </w:pPr>
      <w:r>
        <w:rPr>
          <w:rFonts w:ascii="微软雅黑" w:eastAsia="微软雅黑" w:hAnsi="微软雅黑" w:cs="微软雅黑" w:hint="eastAsia"/>
        </w:rPr>
        <w:lastRenderedPageBreak/>
        <w:t>税号：</w:t>
      </w:r>
    </w:p>
    <w:p w14:paraId="1C0B497C" w14:textId="77777777" w:rsidR="00000000" w:rsidRDefault="00000000">
      <w:pPr>
        <w:pStyle w:val="ListParagraph"/>
        <w:spacing w:line="21pt" w:lineRule="exact"/>
        <w:ind w:startChars="50" w:start="5.25pt" w:firstLineChars="0" w:firstLine="41.90pt"/>
        <w:rPr>
          <w:rFonts w:ascii="微软雅黑" w:eastAsia="微软雅黑" w:hAnsi="微软雅黑" w:cs="微软雅黑" w:hint="eastAsia"/>
        </w:rPr>
      </w:pPr>
      <w:r>
        <w:rPr>
          <w:rFonts w:ascii="微软雅黑" w:eastAsia="微软雅黑" w:hAnsi="微软雅黑" w:cs="微软雅黑" w:hint="eastAsia"/>
        </w:rPr>
        <w:t>开户银行：</w:t>
      </w:r>
    </w:p>
    <w:p w14:paraId="780ED011" w14:textId="77777777" w:rsidR="00000000" w:rsidRDefault="00000000">
      <w:pPr>
        <w:pStyle w:val="ListParagraph"/>
        <w:spacing w:line="21pt" w:lineRule="exact"/>
        <w:ind w:startChars="50" w:start="5.25pt" w:firstLineChars="0" w:firstLine="41.90pt"/>
        <w:rPr>
          <w:rFonts w:ascii="微软雅黑" w:eastAsia="微软雅黑" w:hAnsi="微软雅黑" w:cs="微软雅黑" w:hint="eastAsia"/>
        </w:rPr>
      </w:pPr>
      <w:r>
        <w:rPr>
          <w:rFonts w:ascii="微软雅黑" w:eastAsia="微软雅黑" w:hAnsi="微软雅黑" w:cs="微软雅黑" w:hint="eastAsia"/>
        </w:rPr>
        <w:t>账号：</w:t>
      </w:r>
    </w:p>
    <w:p w14:paraId="6B511AF4" w14:textId="77777777" w:rsidR="00000000" w:rsidRDefault="00000000">
      <w:pPr>
        <w:pStyle w:val="ListParagraph"/>
        <w:spacing w:line="21pt" w:lineRule="exact"/>
        <w:ind w:startChars="50" w:start="5.25pt" w:firstLineChars="0" w:firstLine="41.90pt"/>
        <w:rPr>
          <w:rFonts w:ascii="微软雅黑" w:eastAsia="微软雅黑" w:hAnsi="微软雅黑" w:cs="微软雅黑" w:hint="eastAsia"/>
        </w:rPr>
      </w:pPr>
      <w:r>
        <w:rPr>
          <w:rFonts w:ascii="微软雅黑" w:eastAsia="微软雅黑" w:hAnsi="微软雅黑" w:cs="微软雅黑" w:hint="eastAsia"/>
        </w:rPr>
        <w:t>地址：</w:t>
      </w:r>
    </w:p>
    <w:p w14:paraId="2183E95F" w14:textId="77777777" w:rsidR="00000000" w:rsidRDefault="00000000">
      <w:pPr>
        <w:pStyle w:val="ListParagraph"/>
        <w:spacing w:line="21pt" w:lineRule="exact"/>
        <w:ind w:startChars="50" w:start="5.25pt" w:firstLineChars="0" w:firstLine="41.90pt"/>
        <w:rPr>
          <w:rFonts w:ascii="微软雅黑" w:eastAsia="微软雅黑" w:hAnsi="微软雅黑" w:cs="微软雅黑" w:hint="eastAsia"/>
        </w:rPr>
      </w:pPr>
      <w:r>
        <w:rPr>
          <w:rFonts w:ascii="微软雅黑" w:eastAsia="微软雅黑" w:hAnsi="微软雅黑" w:cs="微软雅黑" w:hint="eastAsia"/>
        </w:rPr>
        <w:t>电话：</w:t>
      </w:r>
    </w:p>
    <w:p w14:paraId="5C9C962F" w14:textId="77777777" w:rsidR="00000000" w:rsidRDefault="00000000">
      <w:pPr>
        <w:pStyle w:val="ListParagraph"/>
        <w:numPr>
          <w:ilvl w:val="0"/>
          <w:numId w:val="4"/>
        </w:numPr>
        <w:spacing w:afterLines="50" w:after="7.80pt" w:line="21pt" w:lineRule="exact"/>
        <w:ind w:firstLineChars="0"/>
        <w:rPr>
          <w:rFonts w:ascii="微软雅黑" w:eastAsia="微软雅黑" w:hAnsi="微软雅黑" w:cs="微软雅黑" w:hint="eastAsia"/>
        </w:rPr>
      </w:pPr>
      <w:r>
        <w:rPr>
          <w:rFonts w:ascii="微软雅黑" w:eastAsia="微软雅黑" w:hAnsi="微软雅黑" w:cs="微软雅黑" w:hint="eastAsia"/>
        </w:rPr>
        <w:t>乙方指定收款帐号：</w:t>
      </w:r>
    </w:p>
    <w:p w14:paraId="7E3A7D82" w14:textId="77777777" w:rsidR="00000000" w:rsidRDefault="00000000">
      <w:pPr>
        <w:pStyle w:val="ListParagraph"/>
        <w:spacing w:line="21pt" w:lineRule="exact"/>
        <w:ind w:startChars="50" w:start="5.25pt" w:firstLineChars="0" w:firstLine="41.90pt"/>
        <w:rPr>
          <w:rFonts w:ascii="微软雅黑" w:eastAsia="微软雅黑" w:hAnsi="微软雅黑" w:cs="微软雅黑" w:hint="eastAsia"/>
        </w:rPr>
      </w:pPr>
      <w:r>
        <w:rPr>
          <w:rFonts w:ascii="微软雅黑" w:eastAsia="微软雅黑" w:hAnsi="微软雅黑" w:cs="微软雅黑" w:hint="eastAsia"/>
        </w:rPr>
        <w:t xml:space="preserve">收款单位：执象广告（上海）有限公司 </w:t>
      </w:r>
    </w:p>
    <w:p w14:paraId="24EDEEC5" w14:textId="77777777" w:rsidR="00000000" w:rsidRDefault="00000000">
      <w:pPr>
        <w:pStyle w:val="ListParagraph"/>
        <w:spacing w:line="21pt" w:lineRule="exact"/>
        <w:ind w:startChars="50" w:start="5.25pt" w:firstLineChars="0" w:firstLine="41.90pt"/>
        <w:rPr>
          <w:rFonts w:ascii="微软雅黑" w:eastAsia="微软雅黑" w:hAnsi="微软雅黑" w:cs="微软雅黑" w:hint="eastAsia"/>
        </w:rPr>
      </w:pPr>
      <w:r>
        <w:rPr>
          <w:rFonts w:ascii="微软雅黑" w:eastAsia="微软雅黑" w:hAnsi="微软雅黑" w:cs="微软雅黑" w:hint="eastAsia"/>
        </w:rPr>
        <w:t xml:space="preserve">开户银行：招商银行上海分行金桥支行 </w:t>
      </w:r>
    </w:p>
    <w:p w14:paraId="56EDCFDC" w14:textId="77777777" w:rsidR="00000000" w:rsidRDefault="00000000">
      <w:pPr>
        <w:pStyle w:val="ListParagraph"/>
        <w:spacing w:line="21pt" w:lineRule="exact"/>
        <w:ind w:startChars="50" w:start="5.25pt" w:firstLineChars="0" w:firstLine="41.90pt"/>
        <w:rPr>
          <w:rFonts w:ascii="微软雅黑" w:eastAsia="微软雅黑" w:hAnsi="微软雅黑" w:cs="微软雅黑" w:hint="eastAsia"/>
        </w:rPr>
      </w:pPr>
      <w:r>
        <w:rPr>
          <w:rFonts w:ascii="微软雅黑" w:eastAsia="微软雅黑" w:hAnsi="微软雅黑" w:cs="微软雅黑" w:hint="eastAsia"/>
        </w:rPr>
        <w:t xml:space="preserve">银行帐号：121926817210806 </w:t>
      </w:r>
    </w:p>
    <w:p w14:paraId="7C4C1205" w14:textId="77777777" w:rsidR="00000000" w:rsidRDefault="00000000">
      <w:pPr>
        <w:pStyle w:val="ListParagraph"/>
        <w:numPr>
          <w:ilvl w:val="0"/>
          <w:numId w:val="1"/>
        </w:numPr>
        <w:ind w:start="0pt" w:firstLineChars="0"/>
        <w:rPr>
          <w:rFonts w:ascii="微软雅黑" w:eastAsia="微软雅黑" w:hAnsi="微软雅黑" w:cs="微软雅黑" w:hint="eastAsia"/>
        </w:rPr>
      </w:pPr>
      <w:r>
        <w:rPr>
          <w:rFonts w:ascii="微软雅黑" w:eastAsia="微软雅黑" w:hAnsi="微软雅黑" w:cs="微软雅黑" w:hint="eastAsia"/>
        </w:rPr>
        <w:t>沟通</w:t>
      </w:r>
    </w:p>
    <w:p w14:paraId="0D5C47A0" w14:textId="77777777" w:rsidR="00000000" w:rsidRDefault="00000000">
      <w:pPr>
        <w:numPr>
          <w:ilvl w:val="0"/>
          <w:numId w:val="5"/>
        </w:numPr>
        <w:spacing w:beforeLines="50" w:before="7.80pt" w:afterLines="50" w:after="7.80pt" w:line="21pt" w:lineRule="exact"/>
        <w:ind w:start="21pt" w:hangingChars="200" w:hanging="21pt"/>
        <w:rPr>
          <w:rFonts w:ascii="微软雅黑" w:eastAsia="微软雅黑" w:hAnsi="微软雅黑" w:cs="微软雅黑" w:hint="eastAsia"/>
        </w:rPr>
      </w:pPr>
      <w:r>
        <w:rPr>
          <w:rFonts w:ascii="微软雅黑" w:eastAsia="微软雅黑" w:hAnsi="微软雅黑" w:cs="微软雅黑" w:hint="eastAsia"/>
        </w:rPr>
        <w:t xml:space="preserve"> 本合同履行过程中，服务内容、服务结果、账户充值请求等内容的确定以及双方的其他沟通等以本合同首部确认的甲乙双方指定联系人书面往来记录（包括但不限于邮件、微信、QQ等）为准。（沟通群中甲方乙方参与人员所表述内容均具有法律效力）</w:t>
      </w:r>
    </w:p>
    <w:p w14:paraId="283477B4" w14:textId="77777777" w:rsidR="00000000" w:rsidRDefault="00000000">
      <w:pPr>
        <w:numPr>
          <w:ilvl w:val="0"/>
          <w:numId w:val="5"/>
        </w:numPr>
        <w:spacing w:beforeLines="50" w:before="7.80pt" w:afterLines="50" w:after="7.80pt" w:line="21pt" w:lineRule="exact"/>
        <w:ind w:start="21pt" w:hangingChars="200" w:hanging="21pt"/>
        <w:rPr>
          <w:rFonts w:ascii="微软雅黑" w:eastAsia="微软雅黑" w:hAnsi="微软雅黑" w:cs="微软雅黑" w:hint="eastAsia"/>
        </w:rPr>
      </w:pPr>
      <w:r>
        <w:rPr>
          <w:rFonts w:ascii="微软雅黑" w:eastAsia="微软雅黑" w:hAnsi="微软雅黑" w:cs="微软雅黑" w:hint="eastAsia"/>
        </w:rPr>
        <w:t xml:space="preserve"> 双方保证其指定联系人具有充分授权签署和履行本合同，（如一方指定联系人有变更的，应提前通过指定邮箱确认发出，或发送加盖公章的书面通知，否则，另一方有权默认该电子邮箱在服务期限内的有效性），该指定电子邮箱或企业后缀邮箱发出的邮件与本合同具有同等法律效力。    </w:t>
      </w:r>
    </w:p>
    <w:p w14:paraId="7FE0FF2A" w14:textId="77777777" w:rsidR="00000000" w:rsidRDefault="00000000">
      <w:pPr>
        <w:pStyle w:val="ListParagraph"/>
        <w:numPr>
          <w:ilvl w:val="0"/>
          <w:numId w:val="1"/>
        </w:numPr>
        <w:spacing w:afterLines="50" w:after="7.80pt" w:line="21pt" w:lineRule="exact"/>
        <w:ind w:start="0pt" w:firstLineChars="0"/>
        <w:rPr>
          <w:rFonts w:ascii="微软雅黑" w:eastAsia="微软雅黑" w:hAnsi="微软雅黑" w:cs="微软雅黑" w:hint="eastAsia"/>
        </w:rPr>
      </w:pPr>
      <w:r>
        <w:rPr>
          <w:rFonts w:ascii="微软雅黑" w:eastAsia="微软雅黑" w:hAnsi="微软雅黑" w:cs="微软雅黑" w:hint="eastAsia"/>
        </w:rPr>
        <w:t>保密条款</w:t>
      </w:r>
    </w:p>
    <w:p w14:paraId="75A9F919" w14:textId="77777777" w:rsidR="00000000" w:rsidRDefault="00000000">
      <w:pPr>
        <w:pStyle w:val="ListParagraph"/>
        <w:numPr>
          <w:ilvl w:val="0"/>
          <w:numId w:val="6"/>
        </w:numPr>
        <w:spacing w:afterLines="50" w:after="7.80pt" w:line="21pt" w:lineRule="exact"/>
        <w:ind w:firstLineChars="0"/>
        <w:rPr>
          <w:rFonts w:ascii="微软雅黑" w:eastAsia="微软雅黑" w:hAnsi="微软雅黑" w:cs="微软雅黑" w:hint="eastAsia"/>
        </w:rPr>
      </w:pPr>
      <w:r>
        <w:rPr>
          <w:rFonts w:ascii="微软雅黑" w:eastAsia="微软雅黑" w:hAnsi="微软雅黑" w:cs="微软雅黑" w:hint="eastAsia"/>
        </w:rPr>
        <w:t>双方保证一方向另一方提供的资料不会侵犯任何其他人的知识产权或合法权益，否则一切责任由该方自行承担，概与另一方无关。</w:t>
      </w:r>
    </w:p>
    <w:p w14:paraId="14C62441" w14:textId="77777777" w:rsidR="00000000" w:rsidRDefault="00000000">
      <w:pPr>
        <w:pStyle w:val="ListParagraph"/>
        <w:numPr>
          <w:ilvl w:val="0"/>
          <w:numId w:val="6"/>
        </w:numPr>
        <w:spacing w:afterLines="50" w:after="7.80pt" w:line="21pt" w:lineRule="exact"/>
        <w:ind w:firstLineChars="0"/>
        <w:rPr>
          <w:rFonts w:ascii="微软雅黑" w:eastAsia="微软雅黑" w:hAnsi="微软雅黑" w:cs="微软雅黑" w:hint="eastAsia"/>
        </w:rPr>
      </w:pPr>
      <w:r>
        <w:rPr>
          <w:rFonts w:ascii="微软雅黑" w:eastAsia="微软雅黑" w:hAnsi="微软雅黑" w:cs="微软雅黑" w:hint="eastAsia"/>
        </w:rPr>
        <w:t>双方保证一方根据本合同获知或获准使用的另一方的硬件、软件、程序、密码、商品名、技术、许可证、专利、商标、技术知识和经营过程是另一方的合法所有，该方对此无任何权利或利益。</w:t>
      </w:r>
    </w:p>
    <w:p w14:paraId="106981F2" w14:textId="77777777" w:rsidR="00000000" w:rsidRDefault="00000000">
      <w:pPr>
        <w:pStyle w:val="ListParagraph"/>
        <w:numPr>
          <w:ilvl w:val="0"/>
          <w:numId w:val="6"/>
        </w:numPr>
        <w:spacing w:afterLines="50" w:after="7.80pt" w:line="21pt" w:lineRule="exact"/>
        <w:ind w:firstLineChars="0"/>
        <w:rPr>
          <w:rFonts w:ascii="微软雅黑" w:eastAsia="微软雅黑" w:hAnsi="微软雅黑" w:cs="微软雅黑" w:hint="eastAsia"/>
        </w:rPr>
      </w:pPr>
      <w:r>
        <w:rPr>
          <w:rFonts w:ascii="微软雅黑" w:eastAsia="微软雅黑" w:hAnsi="微软雅黑" w:cs="微软雅黑" w:hint="eastAsia"/>
        </w:rPr>
        <w:t>双方在本合同有效期间获知的对方的商业秘密、技术秘密等需双方保密的事项，在合同期间及合同终止后两年内不得向第三方披露或公开。</w:t>
      </w:r>
    </w:p>
    <w:p w14:paraId="3AAADA76" w14:textId="77777777" w:rsidR="00000000" w:rsidRDefault="00000000">
      <w:pPr>
        <w:pStyle w:val="ListParagraph"/>
        <w:numPr>
          <w:ilvl w:val="0"/>
          <w:numId w:val="6"/>
        </w:numPr>
        <w:spacing w:afterLines="50" w:after="7.80pt" w:line="21pt" w:lineRule="exact"/>
        <w:ind w:firstLineChars="0"/>
        <w:rPr>
          <w:rFonts w:ascii="微软雅黑" w:eastAsia="微软雅黑" w:hAnsi="微软雅黑" w:cs="微软雅黑" w:hint="eastAsia"/>
        </w:rPr>
      </w:pPr>
      <w:r>
        <w:rPr>
          <w:rFonts w:ascii="微软雅黑" w:eastAsia="微软雅黑" w:hAnsi="微软雅黑" w:cs="微软雅黑" w:hint="eastAsia"/>
        </w:rPr>
        <w:t>双方在下列任一情形下披露商业秘密不视为违反本合同：</w:t>
      </w:r>
    </w:p>
    <w:p w14:paraId="478BA786" w14:textId="77777777" w:rsidR="00000000" w:rsidRDefault="00000000">
      <w:pPr>
        <w:pStyle w:val="ListParagraph"/>
        <w:spacing w:afterLines="50" w:after="7.80pt" w:line="21pt" w:lineRule="exact"/>
        <w:ind w:start="21pt" w:firstLineChars="0" w:firstLine="0pt"/>
        <w:rPr>
          <w:rFonts w:ascii="微软雅黑" w:eastAsia="微软雅黑" w:hAnsi="微软雅黑" w:cs="微软雅黑" w:hint="eastAsia"/>
        </w:rPr>
      </w:pPr>
      <w:r>
        <w:rPr>
          <w:rFonts w:ascii="微软雅黑" w:eastAsia="微软雅黑" w:hAnsi="微软雅黑" w:cs="微软雅黑" w:hint="eastAsia"/>
        </w:rPr>
        <w:t>（1）该信息在披露时已为公众所知悉；</w:t>
      </w:r>
    </w:p>
    <w:p w14:paraId="53A6A488" w14:textId="77777777" w:rsidR="00000000" w:rsidRDefault="00000000">
      <w:pPr>
        <w:pStyle w:val="ListParagraph"/>
        <w:spacing w:afterLines="50" w:after="7.80pt" w:line="21pt" w:lineRule="exact"/>
        <w:ind w:start="21pt" w:firstLineChars="0" w:firstLine="0pt"/>
        <w:rPr>
          <w:rFonts w:ascii="微软雅黑" w:eastAsia="微软雅黑" w:hAnsi="微软雅黑" w:cs="微软雅黑" w:hint="eastAsia"/>
        </w:rPr>
      </w:pPr>
      <w:r>
        <w:rPr>
          <w:rFonts w:ascii="微软雅黑" w:eastAsia="微软雅黑" w:hAnsi="微软雅黑" w:cs="微软雅黑" w:hint="eastAsia"/>
        </w:rPr>
        <w:t>（2）该信息乃根据另一方事先书面同意而披露。</w:t>
      </w:r>
    </w:p>
    <w:p w14:paraId="3B02E1FA" w14:textId="77777777" w:rsidR="00000000" w:rsidRDefault="00000000">
      <w:pPr>
        <w:pStyle w:val="ListParagraph"/>
        <w:numPr>
          <w:ilvl w:val="0"/>
          <w:numId w:val="6"/>
        </w:numPr>
        <w:spacing w:afterLines="50" w:after="7.80pt" w:line="21pt" w:lineRule="exact"/>
        <w:ind w:firstLineChars="0"/>
        <w:rPr>
          <w:rFonts w:ascii="微软雅黑" w:eastAsia="微软雅黑" w:hAnsi="微软雅黑" w:cs="微软雅黑" w:hint="eastAsia"/>
        </w:rPr>
      </w:pPr>
      <w:r>
        <w:rPr>
          <w:rFonts w:ascii="微软雅黑" w:eastAsia="微软雅黑" w:hAnsi="微软雅黑" w:cs="微软雅黑" w:hint="eastAsia"/>
        </w:rPr>
        <w:t>一方按照对其有管辖权的政府司法等部门依据我国法律、法规执行公务时的要求而披</w:t>
      </w:r>
      <w:r>
        <w:rPr>
          <w:rFonts w:ascii="微软雅黑" w:eastAsia="微软雅黑" w:hAnsi="微软雅黑" w:cs="微软雅黑" w:hint="eastAsia"/>
        </w:rPr>
        <w:lastRenderedPageBreak/>
        <w:t>露，前提为披露之前一方先以书面形式将披露的商业秘密的确切性质通知另一方。</w:t>
      </w:r>
    </w:p>
    <w:p w14:paraId="78A41539" w14:textId="77777777" w:rsidR="00000000" w:rsidRDefault="00000000">
      <w:pPr>
        <w:pStyle w:val="ListParagraph"/>
        <w:numPr>
          <w:ilvl w:val="0"/>
          <w:numId w:val="1"/>
        </w:numPr>
        <w:spacing w:afterLines="50" w:after="7.80pt" w:line="21pt" w:lineRule="exact"/>
        <w:ind w:startChars="-200" w:start="0pt" w:hangingChars="200"/>
        <w:rPr>
          <w:rFonts w:ascii="微软雅黑" w:eastAsia="微软雅黑" w:hAnsi="微软雅黑" w:cs="微软雅黑" w:hint="eastAsia"/>
        </w:rPr>
      </w:pPr>
      <w:r>
        <w:rPr>
          <w:rFonts w:ascii="微软雅黑" w:eastAsia="微软雅黑" w:hAnsi="微软雅黑" w:cs="微软雅黑" w:hint="eastAsia"/>
        </w:rPr>
        <w:t>不可抗力及免责</w:t>
      </w:r>
    </w:p>
    <w:p w14:paraId="49CF3101" w14:textId="77777777" w:rsidR="00000000" w:rsidRDefault="00000000">
      <w:pPr>
        <w:pStyle w:val="ListParagraph"/>
        <w:numPr>
          <w:ilvl w:val="0"/>
          <w:numId w:val="7"/>
        </w:numPr>
        <w:spacing w:afterLines="50" w:after="7.80pt" w:line="21pt" w:lineRule="exact"/>
        <w:ind w:start="21pt" w:hangingChars="200" w:hanging="21pt"/>
        <w:rPr>
          <w:rFonts w:ascii="微软雅黑" w:eastAsia="微软雅黑" w:hAnsi="微软雅黑" w:cs="微软雅黑" w:hint="eastAsia"/>
        </w:rPr>
      </w:pPr>
      <w:r>
        <w:rPr>
          <w:rFonts w:ascii="微软雅黑" w:eastAsia="微软雅黑" w:hAnsi="微软雅黑" w:cs="微软雅黑" w:hint="eastAsia"/>
        </w:rPr>
        <w:t xml:space="preserve">  因受不可抗力影响而不能履行或不能完全履行本合同的一方无需承担违约责任。但是，遇有不可抗力事件的一方，应立即将事件情况书面通知对方。双方按照事件对合同履行的影响程度，再行协商决定是否继续履行本合同或终止合同。</w:t>
      </w:r>
    </w:p>
    <w:p w14:paraId="2C97D299" w14:textId="77777777" w:rsidR="00000000" w:rsidRDefault="00000000">
      <w:pPr>
        <w:pStyle w:val="ListParagraph"/>
        <w:numPr>
          <w:ilvl w:val="0"/>
          <w:numId w:val="7"/>
        </w:numPr>
        <w:spacing w:afterLines="50" w:after="7.80pt" w:line="21pt" w:lineRule="exact"/>
        <w:ind w:start="21pt" w:hangingChars="200" w:hanging="21pt"/>
        <w:rPr>
          <w:rFonts w:ascii="微软雅黑" w:eastAsia="微软雅黑" w:hAnsi="微软雅黑" w:cs="微软雅黑" w:hint="eastAsia"/>
        </w:rPr>
      </w:pPr>
      <w:r>
        <w:rPr>
          <w:rFonts w:ascii="微软雅黑" w:eastAsia="微软雅黑" w:hAnsi="微软雅黑" w:cs="微软雅黑" w:hint="eastAsia"/>
        </w:rPr>
        <w:t xml:space="preserve">  鉴于互联网的特殊性质，如发生下列任一影响媒体平台正常运营及乙方如约提供相关服务的情形，乙方无需承担责任，但乙方应及时配合进行协调，以尽最大可能减小对甲方的影响：</w:t>
      </w:r>
    </w:p>
    <w:p w14:paraId="57770C40" w14:textId="77777777" w:rsidR="00000000" w:rsidRDefault="00000000">
      <w:pPr>
        <w:pStyle w:val="ListParagraph"/>
        <w:spacing w:afterLines="50" w:after="7.80pt" w:line="21pt" w:lineRule="exact"/>
        <w:ind w:startChars="200" w:start="42.85pt" w:hangingChars="208" w:hanging="21.85pt"/>
        <w:rPr>
          <w:rFonts w:ascii="微软雅黑" w:eastAsia="微软雅黑" w:hAnsi="微软雅黑" w:cs="微软雅黑" w:hint="eastAsia"/>
        </w:rPr>
      </w:pPr>
      <w:r>
        <w:rPr>
          <w:rFonts w:ascii="微软雅黑" w:eastAsia="微软雅黑" w:hAnsi="微软雅黑" w:cs="微软雅黑" w:hint="eastAsia"/>
        </w:rPr>
        <w:t>（1）黑客攻击、计算机病毒侵入或发作。</w:t>
      </w:r>
    </w:p>
    <w:p w14:paraId="0D1DD6D5" w14:textId="77777777" w:rsidR="00000000" w:rsidRDefault="00000000">
      <w:pPr>
        <w:pStyle w:val="ListParagraph"/>
        <w:spacing w:afterLines="50" w:after="7.80pt" w:line="21pt" w:lineRule="exact"/>
        <w:ind w:startChars="200" w:start="42.85pt" w:hangingChars="208" w:hanging="21.85pt"/>
        <w:rPr>
          <w:rFonts w:ascii="微软雅黑" w:eastAsia="微软雅黑" w:hAnsi="微软雅黑" w:cs="微软雅黑" w:hint="eastAsia"/>
        </w:rPr>
      </w:pPr>
      <w:r>
        <w:rPr>
          <w:rFonts w:ascii="微软雅黑" w:eastAsia="微软雅黑" w:hAnsi="微软雅黑" w:cs="微软雅黑" w:hint="eastAsia"/>
        </w:rPr>
        <w:t>（2）运营商或主管部门技术调整导致影响。</w:t>
      </w:r>
    </w:p>
    <w:p w14:paraId="4CC76C37" w14:textId="77777777" w:rsidR="00000000" w:rsidRDefault="00000000">
      <w:pPr>
        <w:pStyle w:val="ListParagraph"/>
        <w:spacing w:afterLines="50" w:after="7.80pt" w:line="21pt" w:lineRule="exact"/>
        <w:ind w:startChars="200" w:start="42.85pt" w:hangingChars="208" w:hanging="21.85pt"/>
        <w:rPr>
          <w:rFonts w:ascii="微软雅黑" w:eastAsia="微软雅黑" w:hAnsi="微软雅黑" w:cs="微软雅黑" w:hint="eastAsia"/>
        </w:rPr>
      </w:pPr>
      <w:r>
        <w:rPr>
          <w:rFonts w:ascii="微软雅黑" w:eastAsia="微软雅黑" w:hAnsi="微软雅黑" w:cs="微软雅黑" w:hint="eastAsia"/>
        </w:rPr>
        <w:t>（3）由于甲方原因（包括但不限于操作失误、系统故障等）导致的。</w:t>
      </w:r>
    </w:p>
    <w:p w14:paraId="198F54B9" w14:textId="77777777" w:rsidR="00000000" w:rsidRDefault="00000000">
      <w:pPr>
        <w:pStyle w:val="ListParagraph"/>
        <w:spacing w:afterLines="50" w:after="7.80pt" w:line="21pt" w:lineRule="exact"/>
        <w:ind w:startChars="200" w:start="42.85pt" w:hangingChars="208" w:hanging="21.85pt"/>
        <w:rPr>
          <w:rFonts w:ascii="微软雅黑" w:eastAsia="微软雅黑" w:hAnsi="微软雅黑" w:cs="微软雅黑" w:hint="eastAsia"/>
        </w:rPr>
      </w:pPr>
      <w:r>
        <w:rPr>
          <w:rFonts w:ascii="微软雅黑" w:eastAsia="微软雅黑" w:hAnsi="微软雅黑" w:cs="微软雅黑" w:hint="eastAsia"/>
        </w:rPr>
        <w:t>（4）计算机系统遭到破坏、瘫痪或无法正常使用导致乙方未能依约提供服务。</w:t>
      </w:r>
    </w:p>
    <w:p w14:paraId="2AB1EF69" w14:textId="77777777" w:rsidR="00000000" w:rsidRDefault="00000000">
      <w:pPr>
        <w:pStyle w:val="ListParagraph"/>
        <w:spacing w:afterLines="50" w:after="7.80pt" w:line="21pt" w:lineRule="exact"/>
        <w:ind w:startChars="200" w:start="42.85pt" w:hangingChars="208" w:hanging="21.85pt"/>
        <w:rPr>
          <w:rFonts w:ascii="微软雅黑" w:eastAsia="微软雅黑" w:hAnsi="微软雅黑" w:cs="微软雅黑" w:hint="eastAsia"/>
        </w:rPr>
      </w:pPr>
      <w:r>
        <w:rPr>
          <w:rFonts w:ascii="微软雅黑" w:eastAsia="微软雅黑" w:hAnsi="微软雅黑" w:cs="微软雅黑" w:hint="eastAsia"/>
        </w:rPr>
        <w:t>（5）因法律、法规、政策调整或政府管制（政府专项行动等）而造成的暂时性关闭、服务调整等。</w:t>
      </w:r>
    </w:p>
    <w:p w14:paraId="073A5D73" w14:textId="77777777" w:rsidR="00000000" w:rsidRDefault="00000000">
      <w:pPr>
        <w:pStyle w:val="ListParagraph"/>
        <w:spacing w:afterLines="50" w:after="7.80pt" w:line="21pt" w:lineRule="exact"/>
        <w:ind w:startChars="200" w:start="42.85pt" w:hangingChars="208" w:hanging="21.85pt"/>
        <w:rPr>
          <w:rFonts w:ascii="微软雅黑" w:eastAsia="微软雅黑" w:hAnsi="微软雅黑" w:cs="微软雅黑" w:hint="eastAsia"/>
        </w:rPr>
      </w:pPr>
      <w:r>
        <w:rPr>
          <w:rFonts w:ascii="微软雅黑" w:eastAsia="微软雅黑" w:hAnsi="微软雅黑" w:cs="微软雅黑" w:hint="eastAsia"/>
        </w:rPr>
        <w:t>（6）系统维护、升级等其它非乙方过错造成的影响等。</w:t>
      </w:r>
    </w:p>
    <w:p w14:paraId="651FB122" w14:textId="77777777" w:rsidR="00000000" w:rsidRDefault="00000000">
      <w:pPr>
        <w:pStyle w:val="ListParagraph"/>
        <w:numPr>
          <w:ilvl w:val="0"/>
          <w:numId w:val="1"/>
        </w:numPr>
        <w:spacing w:afterLines="50" w:after="7.80pt" w:line="21pt" w:lineRule="exact"/>
        <w:ind w:start="0pt" w:firstLineChars="0"/>
        <w:rPr>
          <w:rFonts w:ascii="微软雅黑" w:eastAsia="微软雅黑" w:hAnsi="微软雅黑" w:cs="微软雅黑" w:hint="eastAsia"/>
        </w:rPr>
      </w:pPr>
      <w:r>
        <w:rPr>
          <w:rFonts w:ascii="微软雅黑" w:eastAsia="微软雅黑" w:hAnsi="微软雅黑" w:cs="微软雅黑" w:hint="eastAsia"/>
        </w:rPr>
        <w:t>争议的解决</w:t>
      </w:r>
    </w:p>
    <w:p w14:paraId="0BDB5393" w14:textId="77777777" w:rsidR="00000000" w:rsidRDefault="00000000">
      <w:pPr>
        <w:pStyle w:val="ListParagraph"/>
        <w:numPr>
          <w:ilvl w:val="0"/>
          <w:numId w:val="8"/>
        </w:numPr>
        <w:spacing w:afterLines="50" w:after="7.80pt" w:line="21pt" w:lineRule="exact"/>
        <w:ind w:firstLineChars="0"/>
        <w:rPr>
          <w:rFonts w:ascii="微软雅黑" w:eastAsia="微软雅黑" w:hAnsi="微软雅黑" w:cs="微软雅黑" w:hint="eastAsia"/>
        </w:rPr>
      </w:pPr>
      <w:r>
        <w:rPr>
          <w:rFonts w:ascii="微软雅黑" w:eastAsia="微软雅黑" w:hAnsi="微软雅黑" w:cs="微软雅黑" w:hint="eastAsia"/>
        </w:rPr>
        <w:t>本合同未尽事宜，由甲、乙双方协商解决，并签订本合同的补充合同，经双方盖章后生效，并与本合同具有同等的法律效力。</w:t>
      </w:r>
    </w:p>
    <w:p w14:paraId="7821E94B" w14:textId="77777777" w:rsidR="00000000" w:rsidRDefault="00000000">
      <w:pPr>
        <w:pStyle w:val="ListParagraph"/>
        <w:numPr>
          <w:ilvl w:val="0"/>
          <w:numId w:val="8"/>
        </w:numPr>
        <w:ind w:start="21.20pt" w:hangingChars="202" w:hanging="21.20pt"/>
        <w:rPr>
          <w:rFonts w:ascii="微软雅黑" w:eastAsia="微软雅黑" w:hAnsi="微软雅黑" w:cs="微软雅黑" w:hint="eastAsia"/>
        </w:rPr>
      </w:pPr>
      <w:r>
        <w:rPr>
          <w:rFonts w:ascii="微软雅黑" w:eastAsia="微软雅黑" w:hAnsi="微软雅黑" w:cs="微软雅黑" w:hint="eastAsia"/>
        </w:rPr>
        <w:t>除非本合同另有约定，一方严重违反本合同的任何约定且在另一方向其提出书面通知后3天内没有改正的，或一方存在违约的可能，另一方要求提供履行担保而无法提供的，另一方有权解除本合同，本合同自该有权解除方发出解除通知之日起解除；违约方应赔偿守约方因违约行为受到的全部损失，包括但不限于直接损失，以及律师费、诉讼费、差旅费、公证费、鉴定费等。</w:t>
      </w:r>
    </w:p>
    <w:p w14:paraId="47FFD99B" w14:textId="77777777" w:rsidR="00000000" w:rsidRDefault="00000000">
      <w:pPr>
        <w:pStyle w:val="ListParagraph"/>
        <w:numPr>
          <w:ilvl w:val="0"/>
          <w:numId w:val="8"/>
        </w:numPr>
        <w:ind w:start="21.20pt" w:hangingChars="202" w:hanging="21.20pt"/>
        <w:rPr>
          <w:rFonts w:ascii="微软雅黑" w:eastAsia="微软雅黑" w:hAnsi="微软雅黑" w:cs="微软雅黑" w:hint="eastAsia"/>
        </w:rPr>
      </w:pPr>
      <w:r>
        <w:rPr>
          <w:rFonts w:ascii="微软雅黑" w:eastAsia="微软雅黑" w:hAnsi="微软雅黑" w:cs="微软雅黑" w:hint="eastAsia"/>
        </w:rPr>
        <w:t>本合同执行中，如果发生争议，由甲、乙双方协商解决，协商不成，任何一方均可向原告方所在地有管辖权的人民法院起诉。</w:t>
      </w:r>
    </w:p>
    <w:p w14:paraId="3D4BF6C9" w14:textId="77777777" w:rsidR="00000000" w:rsidRDefault="00000000">
      <w:pPr>
        <w:pStyle w:val="ListParagraph"/>
        <w:numPr>
          <w:ilvl w:val="0"/>
          <w:numId w:val="8"/>
        </w:numPr>
        <w:ind w:start="21.20pt" w:hangingChars="202" w:hanging="21.20pt"/>
        <w:rPr>
          <w:rFonts w:ascii="微软雅黑" w:eastAsia="微软雅黑" w:hAnsi="微软雅黑" w:cs="微软雅黑" w:hint="eastAsia"/>
        </w:rPr>
      </w:pPr>
      <w:r>
        <w:rPr>
          <w:rFonts w:ascii="微软雅黑" w:eastAsia="微软雅黑" w:hAnsi="微软雅黑" w:cs="微软雅黑" w:hint="eastAsia"/>
        </w:rPr>
        <w:lastRenderedPageBreak/>
        <w:t>本合同的签署、履行、解释和争议解决均适用中华人民共和国法律、法规、规章。</w:t>
      </w:r>
    </w:p>
    <w:p w14:paraId="264750F1" w14:textId="77777777" w:rsidR="00000000" w:rsidRDefault="00000000">
      <w:pPr>
        <w:pStyle w:val="ListParagraph"/>
        <w:numPr>
          <w:ilvl w:val="0"/>
          <w:numId w:val="1"/>
        </w:numPr>
        <w:spacing w:afterLines="50" w:after="7.80pt" w:line="21pt" w:lineRule="exact"/>
        <w:ind w:start="0pt" w:firstLineChars="0"/>
        <w:rPr>
          <w:rFonts w:ascii="微软雅黑" w:eastAsia="微软雅黑" w:hAnsi="微软雅黑" w:cs="微软雅黑" w:hint="eastAsia"/>
        </w:rPr>
      </w:pPr>
      <w:r>
        <w:rPr>
          <w:rFonts w:ascii="微软雅黑" w:eastAsia="微软雅黑" w:hAnsi="微软雅黑" w:cs="微软雅黑" w:hint="eastAsia"/>
        </w:rPr>
        <w:t>合同效力</w:t>
      </w:r>
    </w:p>
    <w:p w14:paraId="18F8F1D0" w14:textId="77777777" w:rsidR="00000000" w:rsidRDefault="00000000">
      <w:pPr>
        <w:pStyle w:val="ListParagraph"/>
        <w:numPr>
          <w:ilvl w:val="0"/>
          <w:numId w:val="9"/>
        </w:numPr>
        <w:spacing w:afterLines="50" w:after="7.80pt" w:line="21pt" w:lineRule="exact"/>
        <w:ind w:firstLineChars="0"/>
        <w:rPr>
          <w:rFonts w:ascii="微软雅黑" w:eastAsia="微软雅黑" w:hAnsi="微软雅黑" w:cs="微软雅黑" w:hint="eastAsia"/>
        </w:rPr>
      </w:pPr>
      <w:r>
        <w:rPr>
          <w:rFonts w:ascii="微软雅黑" w:eastAsia="微软雅黑" w:hAnsi="微软雅黑" w:cs="微软雅黑" w:hint="eastAsia"/>
        </w:rPr>
        <w:t>本合同一式两份，甲、乙双方各执壹份，每份具有相同的法律效力。</w:t>
      </w:r>
    </w:p>
    <w:p w14:paraId="21617E3F" w14:textId="77777777" w:rsidR="00000000" w:rsidRDefault="00000000">
      <w:pPr>
        <w:pStyle w:val="ListParagraph"/>
        <w:numPr>
          <w:ilvl w:val="0"/>
          <w:numId w:val="9"/>
        </w:numPr>
        <w:spacing w:afterLines="50" w:after="7.80pt" w:line="21pt" w:lineRule="exact"/>
        <w:ind w:firstLineChars="0"/>
        <w:rPr>
          <w:rFonts w:ascii="微软雅黑" w:eastAsia="微软雅黑" w:hAnsi="微软雅黑" w:cs="微软雅黑" w:hint="eastAsia"/>
        </w:rPr>
      </w:pPr>
      <w:r>
        <w:rPr>
          <w:rFonts w:ascii="微软雅黑" w:eastAsia="微软雅黑" w:hAnsi="微软雅黑" w:cs="微软雅黑" w:hint="eastAsia"/>
        </w:rPr>
        <w:t>本合同经双方加盖合同专用章或公章后生效，如果本合同约定的合作实际开始日早于本合同生效日的，双方权利义务自合作实际开始日起执行，受本合同约束。</w:t>
      </w:r>
    </w:p>
    <w:p w14:paraId="34350DE1" w14:textId="77777777" w:rsidR="00000000" w:rsidRDefault="00000000">
      <w:pPr>
        <w:pStyle w:val="ListParagraph"/>
        <w:numPr>
          <w:ilvl w:val="0"/>
          <w:numId w:val="9"/>
        </w:numPr>
        <w:spacing w:afterLines="50" w:after="7.80pt" w:line="21pt" w:lineRule="exact"/>
        <w:ind w:firstLineChars="0"/>
        <w:rPr>
          <w:rFonts w:ascii="微软雅黑" w:eastAsia="微软雅黑" w:hAnsi="微软雅黑" w:cs="微软雅黑" w:hint="eastAsia"/>
        </w:rPr>
      </w:pPr>
      <w:r>
        <w:rPr>
          <w:rFonts w:ascii="微软雅黑" w:eastAsia="微软雅黑" w:hAnsi="微软雅黑" w:cs="微软雅黑" w:hint="eastAsia"/>
        </w:rPr>
        <w:t>如本合同的个别条款与现有法律、法规相抵触，双方可修改此条款，但不影响本合同的整体效力。</w:t>
      </w:r>
    </w:p>
    <w:p w14:paraId="72624627" w14:textId="77777777" w:rsidR="00000000" w:rsidRDefault="00000000">
      <w:pPr>
        <w:pStyle w:val="ListParagraph"/>
        <w:numPr>
          <w:ilvl w:val="0"/>
          <w:numId w:val="9"/>
        </w:numPr>
        <w:spacing w:afterLines="50" w:after="7.80pt" w:line="21pt" w:lineRule="exact"/>
        <w:ind w:firstLineChars="0"/>
        <w:rPr>
          <w:rFonts w:ascii="微软雅黑" w:eastAsia="微软雅黑" w:hAnsi="微软雅黑" w:cs="微软雅黑" w:hint="eastAsia"/>
        </w:rPr>
      </w:pPr>
      <w:r>
        <w:rPr>
          <w:rFonts w:ascii="微软雅黑" w:eastAsia="微软雅黑" w:hAnsi="微软雅黑" w:cs="微软雅黑" w:hint="eastAsia"/>
        </w:rPr>
        <w:t>合同履行完毕导致的合同终止，不影响甲、乙方依据本合同的有关条款追究对方应负的责任。（以下无正文）</w:t>
      </w:r>
    </w:p>
    <w:p w14:paraId="3F2A4911" w14:textId="77777777" w:rsidR="00000000" w:rsidRDefault="00000000">
      <w:pPr>
        <w:pStyle w:val="ListParagraph"/>
        <w:spacing w:afterLines="50" w:after="7.80pt" w:line="21pt" w:lineRule="exact"/>
        <w:ind w:firstLineChars="0" w:firstLine="0pt"/>
        <w:rPr>
          <w:rFonts w:ascii="微软雅黑" w:eastAsia="微软雅黑" w:hAnsi="微软雅黑" w:cs="微软雅黑" w:hint="eastAsia"/>
        </w:rPr>
      </w:pPr>
    </w:p>
    <w:p w14:paraId="5441F79A" w14:textId="77777777" w:rsidR="00000000" w:rsidRDefault="00000000">
      <w:pPr>
        <w:pStyle w:val="ListParagraph"/>
        <w:spacing w:afterLines="50" w:after="7.80pt" w:line="21pt" w:lineRule="exact"/>
        <w:ind w:firstLineChars="0" w:firstLine="0pt"/>
        <w:rPr>
          <w:rFonts w:ascii="微软雅黑" w:eastAsia="微软雅黑" w:hAnsi="微软雅黑" w:cs="微软雅黑" w:hint="eastAsia"/>
        </w:rPr>
      </w:pPr>
    </w:p>
    <w:p w14:paraId="01C4B467" w14:textId="77777777" w:rsidR="00000000" w:rsidRDefault="00000000">
      <w:pPr>
        <w:pStyle w:val="ListParagraph"/>
        <w:spacing w:afterLines="50" w:after="7.80pt" w:line="21pt" w:lineRule="exact"/>
        <w:ind w:firstLineChars="0" w:firstLine="0pt"/>
        <w:rPr>
          <w:rFonts w:ascii="微软雅黑" w:eastAsia="微软雅黑" w:hAnsi="微软雅黑" w:cs="微软雅黑" w:hint="eastAsia"/>
        </w:rPr>
      </w:pPr>
    </w:p>
    <w:tbl>
      <w:tblPr>
        <w:tblW w:w="0pt" w:type="auto"/>
        <w:tblInd w:w="0pt" w:type="dxa"/>
        <w:tblLayout w:type="fixed"/>
        <w:tblLook w:firstRow="0" w:lastRow="0" w:firstColumn="0" w:lastColumn="0" w:noHBand="0" w:noVBand="0"/>
      </w:tblPr>
      <w:tblGrid>
        <w:gridCol w:w="4548"/>
        <w:gridCol w:w="3974"/>
      </w:tblGrid>
      <w:tr w:rsidR="00000000" w14:paraId="0BC13609" w14:textId="77777777">
        <w:tc>
          <w:tcPr>
            <w:tcW w:w="227.40pt" w:type="dxa"/>
          </w:tcPr>
          <w:p w14:paraId="724984A5" w14:textId="77777777" w:rsidR="00000000" w:rsidRDefault="00000000">
            <w:pPr>
              <w:spacing w:afterLines="50" w:after="7.80pt" w:line="21pt" w:lineRule="exact"/>
              <w:rPr>
                <w:rFonts w:ascii="微软雅黑" w:eastAsia="微软雅黑" w:hAnsi="微软雅黑" w:cs="微软雅黑" w:hint="eastAsia"/>
                <w:b/>
              </w:rPr>
            </w:pPr>
            <w:r>
              <w:rPr>
                <w:rFonts w:ascii="微软雅黑" w:eastAsia="微软雅黑" w:hAnsi="微软雅黑" w:cs="微软雅黑" w:hint="eastAsia"/>
                <w:b/>
              </w:rPr>
              <w:t>甲方：</w:t>
            </w:r>
          </w:p>
        </w:tc>
        <w:tc>
          <w:tcPr>
            <w:tcW w:w="198.70pt" w:type="dxa"/>
          </w:tcPr>
          <w:p w14:paraId="097294C0" w14:textId="77777777" w:rsidR="00000000" w:rsidRDefault="00000000">
            <w:pPr>
              <w:widowControl/>
              <w:snapToGrid w:val="0"/>
              <w:spacing w:afterLines="50" w:after="7.80pt" w:line="21pt" w:lineRule="exact"/>
              <w:rPr>
                <w:rFonts w:ascii="微软雅黑" w:eastAsia="微软雅黑" w:hAnsi="微软雅黑" w:cs="微软雅黑" w:hint="eastAsia"/>
                <w:b/>
              </w:rPr>
            </w:pPr>
            <w:r>
              <w:rPr>
                <w:rFonts w:ascii="微软雅黑" w:eastAsia="微软雅黑" w:hAnsi="微软雅黑" w:cs="微软雅黑" w:hint="eastAsia"/>
                <w:b/>
              </w:rPr>
              <w:t>乙方：</w:t>
            </w:r>
            <w:r>
              <w:rPr>
                <w:rFonts w:ascii="微软雅黑" w:eastAsia="微软雅黑" w:hAnsi="微软雅黑" w:cs="微软雅黑" w:hint="eastAsia"/>
              </w:rPr>
              <w:t xml:space="preserve"> </w:t>
            </w:r>
            <w:r>
              <w:rPr>
                <w:rFonts w:ascii="微软雅黑" w:eastAsia="微软雅黑" w:hAnsi="微软雅黑" w:cs="微软雅黑" w:hint="eastAsia"/>
                <w:kern w:val="0"/>
              </w:rPr>
              <w:t>执象广告（上海）有限公司</w:t>
            </w:r>
          </w:p>
        </w:tc>
      </w:tr>
      <w:tr w:rsidR="00000000" w14:paraId="2214AA70" w14:textId="77777777">
        <w:tc>
          <w:tcPr>
            <w:tcW w:w="227.40pt" w:type="dxa"/>
          </w:tcPr>
          <w:p w14:paraId="0E42B829" w14:textId="77777777" w:rsidR="00000000" w:rsidRDefault="00000000">
            <w:pPr>
              <w:spacing w:afterLines="50" w:after="7.80pt" w:line="21pt" w:lineRule="exact"/>
              <w:rPr>
                <w:rFonts w:ascii="微软雅黑" w:eastAsia="微软雅黑" w:hAnsi="微软雅黑" w:cs="微软雅黑" w:hint="eastAsia"/>
              </w:rPr>
            </w:pPr>
            <w:r>
              <w:rPr>
                <w:rFonts w:ascii="微软雅黑" w:eastAsia="微软雅黑" w:hAnsi="微软雅黑" w:cs="微软雅黑" w:hint="eastAsia"/>
              </w:rPr>
              <w:t>盖章：</w:t>
            </w:r>
          </w:p>
          <w:p w14:paraId="309FBBE9" w14:textId="77777777" w:rsidR="00000000" w:rsidRDefault="00000000">
            <w:pPr>
              <w:spacing w:afterLines="50" w:after="7.80pt" w:line="21pt" w:lineRule="exact"/>
              <w:rPr>
                <w:rFonts w:ascii="微软雅黑" w:eastAsia="微软雅黑" w:hAnsi="微软雅黑" w:cs="微软雅黑" w:hint="eastAsia"/>
              </w:rPr>
            </w:pPr>
          </w:p>
          <w:p w14:paraId="7AF8AA44" w14:textId="77777777" w:rsidR="00000000" w:rsidRDefault="00000000">
            <w:pPr>
              <w:spacing w:afterLines="50" w:after="7.80pt" w:line="21pt" w:lineRule="exact"/>
              <w:rPr>
                <w:rFonts w:ascii="微软雅黑" w:eastAsia="微软雅黑" w:hAnsi="微软雅黑" w:cs="微软雅黑" w:hint="eastAsia"/>
              </w:rPr>
            </w:pPr>
            <w:r>
              <w:rPr>
                <w:rFonts w:ascii="微软雅黑" w:eastAsia="微软雅黑" w:hAnsi="微软雅黑" w:cs="微软雅黑" w:hint="eastAsia"/>
              </w:rPr>
              <w:t>授权代表签字：</w:t>
            </w:r>
          </w:p>
        </w:tc>
        <w:tc>
          <w:tcPr>
            <w:tcW w:w="198.70pt" w:type="dxa"/>
          </w:tcPr>
          <w:p w14:paraId="30A8DDA1" w14:textId="77777777" w:rsidR="00000000" w:rsidRDefault="00000000">
            <w:pPr>
              <w:spacing w:afterLines="50" w:after="7.80pt" w:line="21pt" w:lineRule="exact"/>
              <w:rPr>
                <w:rFonts w:ascii="微软雅黑" w:eastAsia="微软雅黑" w:hAnsi="微软雅黑" w:cs="微软雅黑" w:hint="eastAsia"/>
              </w:rPr>
            </w:pPr>
            <w:r>
              <w:rPr>
                <w:rFonts w:ascii="微软雅黑" w:eastAsia="微软雅黑" w:hAnsi="微软雅黑" w:cs="微软雅黑" w:hint="eastAsia"/>
              </w:rPr>
              <w:t>盖章：</w:t>
            </w:r>
          </w:p>
          <w:p w14:paraId="594B24C1" w14:textId="77777777" w:rsidR="00000000" w:rsidRDefault="00000000">
            <w:pPr>
              <w:spacing w:afterLines="50" w:after="7.80pt" w:line="21pt" w:lineRule="exact"/>
              <w:rPr>
                <w:rFonts w:ascii="微软雅黑" w:eastAsia="微软雅黑" w:hAnsi="微软雅黑" w:cs="微软雅黑" w:hint="eastAsia"/>
              </w:rPr>
            </w:pPr>
          </w:p>
          <w:p w14:paraId="32CDF3F4" w14:textId="77777777" w:rsidR="00000000" w:rsidRDefault="00000000">
            <w:pPr>
              <w:spacing w:afterLines="50" w:after="7.80pt" w:line="21pt" w:lineRule="exact"/>
              <w:rPr>
                <w:rFonts w:ascii="微软雅黑" w:eastAsia="微软雅黑" w:hAnsi="微软雅黑" w:cs="微软雅黑" w:hint="eastAsia"/>
              </w:rPr>
            </w:pPr>
            <w:r>
              <w:rPr>
                <w:rFonts w:ascii="微软雅黑" w:eastAsia="微软雅黑" w:hAnsi="微软雅黑" w:cs="微软雅黑" w:hint="eastAsia"/>
              </w:rPr>
              <w:t>授权代表签字：</w:t>
            </w:r>
          </w:p>
        </w:tc>
      </w:tr>
      <w:tr w:rsidR="00000000" w14:paraId="019857F2" w14:textId="77777777">
        <w:tc>
          <w:tcPr>
            <w:tcW w:w="227.40pt" w:type="dxa"/>
          </w:tcPr>
          <w:p w14:paraId="0DDB5984" w14:textId="77777777" w:rsidR="00000000" w:rsidRDefault="00000000">
            <w:pPr>
              <w:spacing w:afterLines="50" w:after="7.80pt" w:line="21pt" w:lineRule="exact"/>
              <w:rPr>
                <w:rFonts w:ascii="微软雅黑" w:eastAsia="微软雅黑" w:hAnsi="微软雅黑" w:cs="微软雅黑"/>
              </w:rPr>
            </w:pPr>
            <w:r>
              <w:rPr>
                <w:rFonts w:ascii="微软雅黑" w:eastAsia="微软雅黑" w:hAnsi="微软雅黑" w:cs="微软雅黑" w:hint="eastAsia"/>
              </w:rPr>
              <w:t>日期：202</w:t>
            </w:r>
            <w:ins w:id="11" w:author="执象" w:date="2025-06-26T13:45:00Z">
              <w:r>
                <w:rPr>
                  <w:rFonts w:ascii="微软雅黑" w:eastAsia="微软雅黑" w:hAnsi="微软雅黑" w:cs="微软雅黑" w:hint="eastAsia"/>
                </w:rPr>
                <w:t>5</w:t>
              </w:r>
            </w:ins>
            <w:r>
              <w:rPr>
                <w:rFonts w:ascii="微软雅黑" w:eastAsia="微软雅黑" w:hAnsi="微软雅黑" w:cs="微软雅黑" w:hint="eastAsia"/>
              </w:rPr>
              <w:t>年</w:t>
            </w:r>
            <w:ins w:id="12" w:author="天选打工人" w:date="2024-03-27T15:25:00Z">
              <w:r>
                <w:rPr>
                  <w:rFonts w:ascii="微软雅黑" w:eastAsia="微软雅黑" w:hAnsi="微软雅黑" w:cs="微软雅黑" w:hint="eastAsia"/>
                </w:rPr>
                <w:t>1</w:t>
              </w:r>
            </w:ins>
            <w:r>
              <w:rPr>
                <w:rFonts w:ascii="微软雅黑" w:eastAsia="微软雅黑" w:hAnsi="微软雅黑" w:cs="微软雅黑" w:hint="eastAsia"/>
              </w:rPr>
              <w:t>月1日</w:t>
            </w:r>
          </w:p>
        </w:tc>
        <w:tc>
          <w:tcPr>
            <w:tcW w:w="198.70pt" w:type="dxa"/>
          </w:tcPr>
          <w:p w14:paraId="3305D3BA" w14:textId="77777777" w:rsidR="00000000" w:rsidRDefault="00000000">
            <w:pPr>
              <w:spacing w:afterLines="50" w:after="7.80pt" w:line="21pt" w:lineRule="exact"/>
              <w:rPr>
                <w:rFonts w:ascii="微软雅黑" w:eastAsia="微软雅黑" w:hAnsi="微软雅黑" w:cs="微软雅黑"/>
              </w:rPr>
            </w:pPr>
            <w:r>
              <w:rPr>
                <w:rFonts w:ascii="微软雅黑" w:eastAsia="微软雅黑" w:hAnsi="微软雅黑" w:cs="微软雅黑" w:hint="eastAsia"/>
              </w:rPr>
              <w:t>日期：</w:t>
            </w:r>
            <w:ins w:id="13" w:author="天选打工人" w:date="2024-03-27T15:25:00Z">
              <w:r>
                <w:rPr>
                  <w:rFonts w:ascii="微软雅黑" w:eastAsia="微软雅黑" w:hAnsi="微软雅黑" w:cs="微软雅黑" w:hint="eastAsia"/>
                </w:rPr>
                <w:t>202</w:t>
              </w:r>
            </w:ins>
            <w:ins w:id="14" w:author="执象" w:date="2025-06-26T13:45:00Z">
              <w:r>
                <w:rPr>
                  <w:rFonts w:ascii="微软雅黑" w:eastAsia="微软雅黑" w:hAnsi="微软雅黑" w:cs="微软雅黑" w:hint="eastAsia"/>
                </w:rPr>
                <w:t>5</w:t>
              </w:r>
            </w:ins>
            <w:ins w:id="15" w:author="天选打工人" w:date="2024-03-27T15:25:00Z">
              <w:r>
                <w:rPr>
                  <w:rFonts w:ascii="微软雅黑" w:eastAsia="微软雅黑" w:hAnsi="微软雅黑" w:cs="微软雅黑" w:hint="eastAsia"/>
                </w:rPr>
                <w:t>年1月1日</w:t>
              </w:r>
            </w:ins>
          </w:p>
        </w:tc>
      </w:tr>
    </w:tbl>
    <w:p w14:paraId="4C729C6E" w14:textId="77777777" w:rsidR="0035202F" w:rsidRDefault="0035202F">
      <w:pPr>
        <w:spacing w:afterLines="50" w:after="7.80pt" w:line="21pt" w:lineRule="exact"/>
        <w:rPr>
          <w:rFonts w:ascii="微软雅黑" w:eastAsia="微软雅黑" w:hAnsi="微软雅黑" w:cs="微软雅黑" w:hint="eastAsia"/>
        </w:rPr>
      </w:pPr>
    </w:p>
    <w:sectPr w:rsidR="0035202F">
      <w:headerReference w:type="even" r:id="rId7"/>
      <w:headerReference w:type="default" r:id="rId8"/>
      <w:footerReference w:type="even" r:id="rId9"/>
      <w:footerReference w:type="default" r:id="rId10"/>
      <w:headerReference w:type="first" r:id="rId11"/>
      <w:footerReference w:type="first" r:id="rId12"/>
      <w:pgSz w:w="595.30pt" w:h="841.90pt"/>
      <w:pgMar w:top="72pt" w:right="90pt" w:bottom="54.55pt" w:left="90pt" w:header="42.55pt" w:footer="49.60pt" w:gutter="0pt"/>
      <w:pgNumType w:start="1"/>
      <w:cols w:space="36pt"/>
      <w:docGrid w:type="lines" w:linePitch="312"/>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F515A0A" w14:textId="77777777" w:rsidR="0035202F" w:rsidRDefault="0035202F">
      <w:r>
        <w:separator/>
      </w:r>
    </w:p>
  </w:endnote>
  <w:endnote w:type="continuationSeparator" w:id="0">
    <w:p w14:paraId="4919FDF4" w14:textId="77777777" w:rsidR="0035202F" w:rsidRDefault="0035202F">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characterSet="iso-8859-1"/>
    <w:family w:val="roman"/>
    <w:pitch w:val="variable"/>
    <w:sig w:usb0="E0002EFF" w:usb1="C000785B" w:usb2="00000009" w:usb3="00000000" w:csb0="000001FF" w:csb1="00000000"/>
  </w:font>
  <w:font w:name="宋体">
    <w:altName w:val="SimSun"/>
    <w:panose1 w:val="02010600030101010101"/>
    <w:charset w:characterSet="GBK"/>
    <w:family w:val="auto"/>
    <w:pitch w:val="variable"/>
    <w:sig w:usb0="00000203" w:usb1="288F0000" w:usb2="00000016" w:usb3="00000000" w:csb0="00040001" w:csb1="00000000"/>
  </w:font>
  <w:font w:name="Calibri">
    <w:panose1 w:val="020F0502020204030204"/>
    <w:charset w:characterSet="iso-8859-1"/>
    <w:family w:val="swiss"/>
    <w:pitch w:val="variable"/>
    <w:sig w:usb0="E4002EFF" w:usb1="C200247B" w:usb2="00000009" w:usb3="00000000" w:csb0="000001FF" w:csb1="00000000"/>
  </w:font>
  <w:font w:name="微软雅黑">
    <w:panose1 w:val="020B0503020204020204"/>
    <w:charset w:characterSet="GBK"/>
    <w:family w:val="swiss"/>
    <w:pitch w:val="variable"/>
    <w:sig w:usb0="80000287" w:usb1="2ACF3C50" w:usb2="00000016" w:usb3="00000000" w:csb0="0004001F" w:csb1="00000000"/>
  </w:font>
  <w:font w:name="等线 Light">
    <w:panose1 w:val="02010600030101010101"/>
    <w:charset w:characterSet="GBK"/>
    <w:family w:val="auto"/>
    <w:pitch w:val="variable"/>
    <w:sig w:usb0="A00002BF" w:usb1="38CF7CFA" w:usb2="00000016" w:usb3="00000000" w:csb0="0004000F" w:csb1="00000000"/>
  </w:font>
  <w:font w:name="等线">
    <w:altName w:val="DengXian"/>
    <w:panose1 w:val="02010600030101010101"/>
    <w:charset w:characterSet="GBK"/>
    <w:family w:val="auto"/>
    <w:pitch w:val="variable"/>
    <w:sig w:usb0="A00002BF" w:usb1="38CF7CFA" w:usb2="00000016" w:usb3="00000000" w:csb0="0004000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5D240CFC" w14:textId="77777777" w:rsidR="00000000" w:rsidRDefault="00000000">
    <w:pPr>
      <w:pStyle w:val="a7"/>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16C22D8" w14:textId="64DD710E" w:rsidR="00000000" w:rsidRDefault="00595020">
    <w:pPr>
      <w:pStyle w:val="a7"/>
    </w:pPr>
    <w:r>
      <w:rPr>
        <w:noProof/>
      </w:rPr>
      <w:drawing>
        <wp:anchor distT="0" distB="0" distL="114300" distR="114300" simplePos="0" relativeHeight="251657728" behindDoc="0" locked="0" layoutInCell="1" allowOverlap="1" wp14:anchorId="22F1E12C" wp14:editId="733C217B">
          <wp:simplePos x="0" y="0"/>
          <wp:positionH relativeFrom="margin">
            <wp:align>center</wp:align>
          </wp:positionH>
          <wp:positionV relativeFrom="paragraph">
            <wp:posOffset>0</wp:posOffset>
          </wp:positionV>
          <wp:extent cx="857885" cy="147955"/>
          <wp:effectExtent l="0" t="0" r="0" b="4445"/>
          <wp:wrapNone/>
          <wp:docPr id="272066708" name="文本框 1"/>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857885"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
                        <a:headEnd/>
                        <a:tailEnd/>
                      </a14:hiddenLine>
                    </a:ext>
                  </a:extLst>
                </wp:spPr>
                <wp:txbx>
                  <wne:txbxContent>
                    <w:p w14:paraId="34582B9A" w14:textId="77777777" w:rsidR="00000000" w:rsidRDefault="00000000">
                      <w:pPr>
                        <w:snapToGrid w:val="0"/>
                        <w:rPr>
                          <w:rFonts w:hint="eastAsia"/>
                          <w:sz w:val="18"/>
                        </w:rPr>
                      </w:pPr>
                      <w:r>
                        <w:rPr>
                          <w:rFonts w:hint="eastAsia"/>
                          <w:sz w:val="18"/>
                        </w:rPr>
                        <w:t>第</w:t>
                      </w:r>
                      <w:r>
                        <w:rPr>
                          <w:rFonts w:hint="eastAsia"/>
                          <w:sz w:val="18"/>
                        </w:rPr>
                        <w:t xml:space="preserve"> </w:t>
                      </w: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lang w:val="en-US" w:eastAsia="zh-CN"/>
                        </w:rPr>
                        <w:t>3</w:t>
                      </w:r>
                      <w:r>
                        <w:rPr>
                          <w:rFonts w:hint="eastAsia"/>
                          <w:sz w:val="18"/>
                        </w:rPr>
                        <w:fldChar w:fldCharType="end"/>
                      </w:r>
                      <w:r>
                        <w:rPr>
                          <w:rFonts w:hint="eastAsia"/>
                          <w:sz w:val="18"/>
                        </w:rPr>
                        <w:t xml:space="preserve"> </w:t>
                      </w:r>
                      <w:r>
                        <w:rPr>
                          <w:rFonts w:hint="eastAsia"/>
                          <w:sz w:val="18"/>
                        </w:rPr>
                        <w:t>页</w:t>
                      </w:r>
                      <w:r>
                        <w:rPr>
                          <w:rFonts w:hint="eastAsia"/>
                          <w:sz w:val="18"/>
                        </w:rPr>
                        <w:t xml:space="preserve"> </w:t>
                      </w:r>
                      <w:r>
                        <w:rPr>
                          <w:rFonts w:hint="eastAsia"/>
                          <w:sz w:val="18"/>
                        </w:rPr>
                        <w:t>共</w:t>
                      </w:r>
                      <w:r>
                        <w:rPr>
                          <w:rFonts w:hint="eastAsia"/>
                          <w:sz w:val="18"/>
                        </w:rPr>
                        <w:t xml:space="preserve"> </w:t>
                      </w:r>
                      <w:r>
                        <w:rPr>
                          <w:rFonts w:hint="eastAsia"/>
                          <w:sz w:val="18"/>
                        </w:rPr>
                        <w:fldChar w:fldCharType="begin"/>
                      </w:r>
                      <w:r>
                        <w:rPr>
                          <w:rFonts w:hint="eastAsia"/>
                          <w:sz w:val="18"/>
                        </w:rPr>
                        <w:instrText xml:space="preserve"> NUMPAGES  \* MERGEFORMAT </w:instrText>
                      </w:r>
                      <w:r>
                        <w:rPr>
                          <w:rFonts w:hint="eastAsia"/>
                          <w:sz w:val="18"/>
                        </w:rPr>
                        <w:fldChar w:fldCharType="separate"/>
                      </w:r>
                      <w:r>
                        <w:rPr>
                          <w:sz w:val="18"/>
                          <w:lang w:val="en-US" w:eastAsia="zh-CN"/>
                        </w:rPr>
                        <w:t>5</w:t>
                      </w:r>
                      <w:r>
                        <w:rPr>
                          <w:rFonts w:hint="eastAsia"/>
                          <w:sz w:val="18"/>
                        </w:rPr>
                        <w:fldChar w:fldCharType="end"/>
                      </w:r>
                      <w:r>
                        <w:rPr>
                          <w:rFonts w:hint="eastAsia"/>
                          <w:sz w:val="18"/>
                        </w:rPr>
                        <w:t xml:space="preserve"> </w:t>
                      </w:r>
                      <w:r>
                        <w:rPr>
                          <w:rFonts w:hint="eastAsia"/>
                          <w:sz w:val="18"/>
                        </w:rPr>
                        <w:t>页</w:t>
                      </w:r>
                    </w:p>
                  </wne:txbxContent>
                </wp:txbx>
                <wp:bodyPr rot="0" vert="horz" wrap="none" lIns="0" tIns="0" rIns="0" bIns="0" anchor="t" anchorCtr="0" upright="1">
                  <a:spAutoFit/>
                </wp:bodyPr>
              </wp:wsp>
            </a:graphicData>
          </a:graphic>
          <wp14:sizeRelH relativeFrom="page">
            <wp14:pctWidth>0%</wp14:pctWidth>
          </wp14:sizeRelH>
          <wp14:sizeRelV relativeFrom="page">
            <wp14:pctHeight>0%</wp14:pctHeight>
          </wp14:sizeRelV>
        </wp:anchor>
      </w:drawing>
    </w: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5E2EFE25" w14:textId="77777777" w:rsidR="00000000" w:rsidRDefault="00000000">
    <w:pPr>
      <w:pStyle w:val="a7"/>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E6AD7FF" w14:textId="77777777" w:rsidR="0035202F" w:rsidRDefault="0035202F">
      <w:r>
        <w:separator/>
      </w:r>
    </w:p>
  </w:footnote>
  <w:footnote w:type="continuationSeparator" w:id="0">
    <w:p w14:paraId="0F6439B8" w14:textId="77777777" w:rsidR="0035202F" w:rsidRDefault="0035202F">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58632ABB" w14:textId="77777777" w:rsidR="00000000" w:rsidRDefault="00000000">
    <w:pPr>
      <w:pStyle w:val="a9"/>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B93FF41" w14:textId="77777777" w:rsidR="00000000" w:rsidRDefault="00000000">
    <w:pPr>
      <w:pStyle w:val="a9"/>
      <w:ind w:start="315pt" w:hangingChars="3500" w:hanging="315pt"/>
      <w:jc w:val="start"/>
    </w:pPr>
    <w:r>
      <w:rPr>
        <w:rFonts w:hint="eastAsia"/>
      </w:rPr>
      <w:t xml:space="preserve">                           </w:t>
    </w:r>
    <w:r>
      <w:t xml:space="preserve">               </w:t>
    </w:r>
    <w:r>
      <w:rPr>
        <w:rFonts w:hint="eastAsia"/>
      </w:rPr>
      <w:t xml:space="preserve"> </w:t>
    </w:r>
    <w:r>
      <w:t xml:space="preserve">         </w:t>
    </w:r>
    <w:r>
      <w:rPr>
        <w:rFonts w:hint="eastAsia"/>
      </w:rPr>
      <w:t xml:space="preserve">  </w:t>
    </w: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2AB68CD" w14:textId="77777777" w:rsidR="00000000" w:rsidRDefault="00000000">
    <w:pPr>
      <w:pStyle w:val="a9"/>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807A2FE1"/>
    <w:multiLevelType w:val="singleLevel"/>
    <w:tmpl w:val="807A2FE1"/>
    <w:lvl w:ilvl="0">
      <w:start w:val="1"/>
      <w:numFmt w:val="decimal"/>
      <w:suff w:val="space"/>
      <w:lvlText w:val="%1."/>
      <w:lvlJc w:val="start"/>
    </w:lvl>
  </w:abstractNum>
  <w:abstractNum w:abstractNumId="1" w15:restartNumberingAfterBreak="0">
    <w:nsid w:val="AD3D195E"/>
    <w:multiLevelType w:val="singleLevel"/>
    <w:tmpl w:val="AD3D195E"/>
    <w:lvl w:ilvl="0">
      <w:start w:val="1"/>
      <w:numFmt w:val="decimal"/>
      <w:suff w:val="space"/>
      <w:lvlText w:val="%1."/>
      <w:lvlJc w:val="start"/>
    </w:lvl>
  </w:abstractNum>
  <w:abstractNum w:abstractNumId="2" w15:restartNumberingAfterBreak="0">
    <w:nsid w:val="C81DD1BA"/>
    <w:multiLevelType w:val="singleLevel"/>
    <w:tmpl w:val="C81DD1BA"/>
    <w:lvl w:ilvl="0">
      <w:start w:val="1"/>
      <w:numFmt w:val="decimal"/>
      <w:lvlText w:val="%1."/>
      <w:lvlJc w:val="start"/>
      <w:pPr>
        <w:ind w:start="21.25pt" w:hanging="21.25pt"/>
      </w:pPr>
      <w:rPr>
        <w:rFonts w:hint="default"/>
      </w:rPr>
    </w:lvl>
  </w:abstractNum>
  <w:abstractNum w:abstractNumId="3" w15:restartNumberingAfterBreak="0">
    <w:nsid w:val="DB0466EF"/>
    <w:multiLevelType w:val="singleLevel"/>
    <w:tmpl w:val="DB0466EF"/>
    <w:lvl w:ilvl="0">
      <w:start w:val="1"/>
      <w:numFmt w:val="decimal"/>
      <w:lvlText w:val="%1."/>
      <w:lvlJc w:val="start"/>
      <w:pPr>
        <w:ind w:start="21.25pt" w:hanging="21.25pt"/>
      </w:pPr>
      <w:rPr>
        <w:rFonts w:hint="default"/>
      </w:rPr>
    </w:lvl>
  </w:abstractNum>
  <w:abstractNum w:abstractNumId="4" w15:restartNumberingAfterBreak="0">
    <w:nsid w:val="E847D991"/>
    <w:multiLevelType w:val="singleLevel"/>
    <w:tmpl w:val="E847D991"/>
    <w:lvl w:ilvl="0">
      <w:start w:val="1"/>
      <w:numFmt w:val="decimal"/>
      <w:lvlText w:val="%1."/>
      <w:lvlJc w:val="start"/>
      <w:pPr>
        <w:ind w:start="21.25pt" w:hanging="21.25pt"/>
      </w:pPr>
      <w:rPr>
        <w:rFonts w:hint="default"/>
      </w:rPr>
    </w:lvl>
  </w:abstractNum>
  <w:abstractNum w:abstractNumId="5" w15:restartNumberingAfterBreak="0">
    <w:nsid w:val="F3F7A49E"/>
    <w:multiLevelType w:val="singleLevel"/>
    <w:tmpl w:val="F3F7A49E"/>
    <w:lvl w:ilvl="0">
      <w:start w:val="1"/>
      <w:numFmt w:val="decimal"/>
      <w:lvlText w:val="%1."/>
      <w:lvlJc w:val="start"/>
      <w:pPr>
        <w:ind w:start="21.25pt" w:hanging="21.25pt"/>
      </w:pPr>
      <w:rPr>
        <w:rFonts w:hint="default"/>
      </w:rPr>
    </w:lvl>
  </w:abstractNum>
  <w:abstractNum w:abstractNumId="6" w15:restartNumberingAfterBreak="0">
    <w:nsid w:val="38D46E7B"/>
    <w:multiLevelType w:val="singleLevel"/>
    <w:tmpl w:val="38D46E7B"/>
    <w:lvl w:ilvl="0">
      <w:start w:val="1"/>
      <w:numFmt w:val="decimal"/>
      <w:lvlText w:val="%1."/>
      <w:lvlJc w:val="start"/>
      <w:pPr>
        <w:ind w:start="21.25pt" w:hanging="21.25pt"/>
      </w:pPr>
      <w:rPr>
        <w:rFonts w:hint="default"/>
      </w:rPr>
    </w:lvl>
  </w:abstractNum>
  <w:abstractNum w:abstractNumId="7" w15:restartNumberingAfterBreak="0">
    <w:nsid w:val="76C68CCD"/>
    <w:multiLevelType w:val="singleLevel"/>
    <w:tmpl w:val="76C68CCD"/>
    <w:lvl w:ilvl="0">
      <w:start w:val="1"/>
      <w:numFmt w:val="decimal"/>
      <w:lvlText w:val="%1."/>
      <w:lvlJc w:val="start"/>
      <w:pPr>
        <w:ind w:start="21.25pt" w:hanging="21.25pt"/>
      </w:pPr>
      <w:rPr>
        <w:rFonts w:hint="default"/>
      </w:rPr>
    </w:lvl>
  </w:abstractNum>
  <w:abstractNum w:abstractNumId="8" w15:restartNumberingAfterBreak="0">
    <w:nsid w:val="7A0B587F"/>
    <w:multiLevelType w:val="multilevel"/>
    <w:tmpl w:val="7A0B587F"/>
    <w:lvl w:ilvl="0">
      <w:start w:val="1"/>
      <w:numFmt w:val="japaneseCounting"/>
      <w:lvlText w:val="第%1条"/>
      <w:lvlJc w:val="start"/>
      <w:pPr>
        <w:ind w:start="21pt" w:hanging="21pt"/>
      </w:pPr>
      <w:rPr>
        <w:rFonts w:cs="Times New Roman" w:hint="default"/>
        <w:b/>
      </w:rPr>
    </w:lvl>
    <w:lvl w:ilvl="1">
      <w:start w:val="1"/>
      <w:numFmt w:val="lowerLetter"/>
      <w:lvlText w:val="%2)"/>
      <w:lvlJc w:val="start"/>
      <w:pPr>
        <w:ind w:start="42pt" w:hanging="21pt"/>
      </w:pPr>
    </w:lvl>
    <w:lvl w:ilvl="2">
      <w:start w:val="1"/>
      <w:numFmt w:val="lowerRoman"/>
      <w:lvlText w:val="%3."/>
      <w:lvlJc w:val="end"/>
      <w:pPr>
        <w:ind w:start="63pt" w:hanging="21pt"/>
      </w:pPr>
    </w:lvl>
    <w:lvl w:ilvl="3">
      <w:start w:val="1"/>
      <w:numFmt w:val="decimal"/>
      <w:lvlText w:val="%4."/>
      <w:lvlJc w:val="start"/>
      <w:pPr>
        <w:ind w:start="84pt" w:hanging="21pt"/>
      </w:pPr>
    </w:lvl>
    <w:lvl w:ilvl="4">
      <w:start w:val="1"/>
      <w:numFmt w:val="lowerLetter"/>
      <w:lvlText w:val="%5)"/>
      <w:lvlJc w:val="start"/>
      <w:pPr>
        <w:ind w:start="105pt" w:hanging="21pt"/>
      </w:pPr>
    </w:lvl>
    <w:lvl w:ilvl="5">
      <w:start w:val="1"/>
      <w:numFmt w:val="lowerRoman"/>
      <w:lvlText w:val="%6."/>
      <w:lvlJc w:val="end"/>
      <w:pPr>
        <w:ind w:start="126pt" w:hanging="21pt"/>
      </w:pPr>
    </w:lvl>
    <w:lvl w:ilvl="6">
      <w:start w:val="1"/>
      <w:numFmt w:val="decimal"/>
      <w:lvlText w:val="%7."/>
      <w:lvlJc w:val="start"/>
      <w:pPr>
        <w:ind w:start="147pt" w:hanging="21pt"/>
      </w:pPr>
    </w:lvl>
    <w:lvl w:ilvl="7">
      <w:start w:val="1"/>
      <w:numFmt w:val="lowerLetter"/>
      <w:lvlText w:val="%8)"/>
      <w:lvlJc w:val="start"/>
      <w:pPr>
        <w:ind w:start="168pt" w:hanging="21pt"/>
      </w:pPr>
    </w:lvl>
    <w:lvl w:ilvl="8">
      <w:start w:val="1"/>
      <w:numFmt w:val="lowerRoman"/>
      <w:lvlText w:val="%9."/>
      <w:lvlJc w:val="end"/>
      <w:pPr>
        <w:ind w:start="189pt" w:hanging="21pt"/>
      </w:pPr>
    </w:lvl>
  </w:abstractNum>
  <w:num w:numId="1" w16cid:durableId="1406613500">
    <w:abstractNumId w:val="8"/>
  </w:num>
  <w:num w:numId="2" w16cid:durableId="128741579">
    <w:abstractNumId w:val="2"/>
  </w:num>
  <w:num w:numId="3" w16cid:durableId="1599211435">
    <w:abstractNumId w:val="5"/>
  </w:num>
  <w:num w:numId="4" w16cid:durableId="1309701987">
    <w:abstractNumId w:val="3"/>
  </w:num>
  <w:num w:numId="5" w16cid:durableId="1551845999">
    <w:abstractNumId w:val="0"/>
  </w:num>
  <w:num w:numId="6" w16cid:durableId="1166287622">
    <w:abstractNumId w:val="6"/>
  </w:num>
  <w:num w:numId="7" w16cid:durableId="1589538016">
    <w:abstractNumId w:val="1"/>
  </w:num>
  <w:num w:numId="8" w16cid:durableId="643395488">
    <w:abstractNumId w:val="7"/>
  </w:num>
  <w:num w:numId="9" w16cid:durableId="623653006">
    <w:abstractNumId w:val="4"/>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21pt"/>
  <w:doNotHyphenateCaps/>
  <w:drawingGridVerticalSpacing w:val="7.80pt"/>
  <w:noPunctuationKerning/>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TQzMTEzNDY5YjAzNDA0MmIxZWYzNjk4ZTMwMGYyN2YifQ=="/>
  </w:docVars>
  <w:rsids>
    <w:rsidRoot w:val="002A5E2F"/>
    <w:rsid w:val="000010CE"/>
    <w:rsid w:val="00006219"/>
    <w:rsid w:val="0000774F"/>
    <w:rsid w:val="000130B3"/>
    <w:rsid w:val="0001525C"/>
    <w:rsid w:val="000206B7"/>
    <w:rsid w:val="00026241"/>
    <w:rsid w:val="00030CAF"/>
    <w:rsid w:val="00041134"/>
    <w:rsid w:val="00045CEE"/>
    <w:rsid w:val="000537F5"/>
    <w:rsid w:val="0006384B"/>
    <w:rsid w:val="00063A8E"/>
    <w:rsid w:val="000669A5"/>
    <w:rsid w:val="0007394F"/>
    <w:rsid w:val="000827C0"/>
    <w:rsid w:val="00087E3E"/>
    <w:rsid w:val="0009364E"/>
    <w:rsid w:val="0009509A"/>
    <w:rsid w:val="000A0B52"/>
    <w:rsid w:val="000B0B7F"/>
    <w:rsid w:val="000C33CD"/>
    <w:rsid w:val="000C497C"/>
    <w:rsid w:val="000D1C0B"/>
    <w:rsid w:val="000E2635"/>
    <w:rsid w:val="000E2D3A"/>
    <w:rsid w:val="000E3E8A"/>
    <w:rsid w:val="000E5021"/>
    <w:rsid w:val="000F08EC"/>
    <w:rsid w:val="000F09AA"/>
    <w:rsid w:val="000F4424"/>
    <w:rsid w:val="00110966"/>
    <w:rsid w:val="0011306B"/>
    <w:rsid w:val="00113A48"/>
    <w:rsid w:val="0011621C"/>
    <w:rsid w:val="00122CB9"/>
    <w:rsid w:val="00123852"/>
    <w:rsid w:val="00131B1C"/>
    <w:rsid w:val="00134F7B"/>
    <w:rsid w:val="00136040"/>
    <w:rsid w:val="001458E8"/>
    <w:rsid w:val="00147853"/>
    <w:rsid w:val="001529C5"/>
    <w:rsid w:val="00156F1B"/>
    <w:rsid w:val="00165174"/>
    <w:rsid w:val="00170537"/>
    <w:rsid w:val="00171AB7"/>
    <w:rsid w:val="001838AD"/>
    <w:rsid w:val="001903D4"/>
    <w:rsid w:val="00192167"/>
    <w:rsid w:val="00195024"/>
    <w:rsid w:val="00196FAD"/>
    <w:rsid w:val="001A10ED"/>
    <w:rsid w:val="001A5890"/>
    <w:rsid w:val="001B2E12"/>
    <w:rsid w:val="001B5C81"/>
    <w:rsid w:val="001B5F18"/>
    <w:rsid w:val="001B76E7"/>
    <w:rsid w:val="001C7F12"/>
    <w:rsid w:val="001D0C6E"/>
    <w:rsid w:val="001D0EED"/>
    <w:rsid w:val="001D11C1"/>
    <w:rsid w:val="001D1D0E"/>
    <w:rsid w:val="001D225F"/>
    <w:rsid w:val="001E1467"/>
    <w:rsid w:val="001E64CE"/>
    <w:rsid w:val="001F53CB"/>
    <w:rsid w:val="00200630"/>
    <w:rsid w:val="00205A96"/>
    <w:rsid w:val="00210048"/>
    <w:rsid w:val="00212084"/>
    <w:rsid w:val="002159DA"/>
    <w:rsid w:val="00217159"/>
    <w:rsid w:val="002224D0"/>
    <w:rsid w:val="00224469"/>
    <w:rsid w:val="00227A9B"/>
    <w:rsid w:val="00231B36"/>
    <w:rsid w:val="0023673F"/>
    <w:rsid w:val="002405F3"/>
    <w:rsid w:val="00241A2A"/>
    <w:rsid w:val="00241D0C"/>
    <w:rsid w:val="00247C83"/>
    <w:rsid w:val="00251BFB"/>
    <w:rsid w:val="002550CC"/>
    <w:rsid w:val="00257CAA"/>
    <w:rsid w:val="00265003"/>
    <w:rsid w:val="00274FBC"/>
    <w:rsid w:val="00276298"/>
    <w:rsid w:val="00277210"/>
    <w:rsid w:val="00282405"/>
    <w:rsid w:val="00283E38"/>
    <w:rsid w:val="00283FC4"/>
    <w:rsid w:val="00287FD6"/>
    <w:rsid w:val="00290D10"/>
    <w:rsid w:val="00292B62"/>
    <w:rsid w:val="00292D0E"/>
    <w:rsid w:val="002944E9"/>
    <w:rsid w:val="002A1673"/>
    <w:rsid w:val="002A5E2F"/>
    <w:rsid w:val="002A7C31"/>
    <w:rsid w:val="002B21C4"/>
    <w:rsid w:val="002B6C92"/>
    <w:rsid w:val="002E1091"/>
    <w:rsid w:val="002E7147"/>
    <w:rsid w:val="002F1459"/>
    <w:rsid w:val="002F1AAC"/>
    <w:rsid w:val="002F1BAC"/>
    <w:rsid w:val="002F27C6"/>
    <w:rsid w:val="00300A91"/>
    <w:rsid w:val="00301664"/>
    <w:rsid w:val="0031157C"/>
    <w:rsid w:val="00325478"/>
    <w:rsid w:val="0032574D"/>
    <w:rsid w:val="003327FB"/>
    <w:rsid w:val="00335D03"/>
    <w:rsid w:val="00336FE1"/>
    <w:rsid w:val="0035202F"/>
    <w:rsid w:val="00353241"/>
    <w:rsid w:val="003562BD"/>
    <w:rsid w:val="00361297"/>
    <w:rsid w:val="00363978"/>
    <w:rsid w:val="003704FA"/>
    <w:rsid w:val="003730D4"/>
    <w:rsid w:val="003760F0"/>
    <w:rsid w:val="00382F8C"/>
    <w:rsid w:val="0038763C"/>
    <w:rsid w:val="003904F6"/>
    <w:rsid w:val="003A07B1"/>
    <w:rsid w:val="003B4C01"/>
    <w:rsid w:val="003B5998"/>
    <w:rsid w:val="003C55F9"/>
    <w:rsid w:val="003C6D40"/>
    <w:rsid w:val="003C7603"/>
    <w:rsid w:val="003D151C"/>
    <w:rsid w:val="003E2C92"/>
    <w:rsid w:val="003F497A"/>
    <w:rsid w:val="003F4D02"/>
    <w:rsid w:val="00400529"/>
    <w:rsid w:val="00400BBD"/>
    <w:rsid w:val="004012ED"/>
    <w:rsid w:val="00401671"/>
    <w:rsid w:val="00401B93"/>
    <w:rsid w:val="0040342F"/>
    <w:rsid w:val="00413A50"/>
    <w:rsid w:val="00423138"/>
    <w:rsid w:val="00426E46"/>
    <w:rsid w:val="00427002"/>
    <w:rsid w:val="00431E41"/>
    <w:rsid w:val="00434B26"/>
    <w:rsid w:val="00437F24"/>
    <w:rsid w:val="0044432C"/>
    <w:rsid w:val="004445CF"/>
    <w:rsid w:val="00456273"/>
    <w:rsid w:val="004616BF"/>
    <w:rsid w:val="00463C45"/>
    <w:rsid w:val="0047192C"/>
    <w:rsid w:val="00474225"/>
    <w:rsid w:val="00482D33"/>
    <w:rsid w:val="0048307A"/>
    <w:rsid w:val="00497826"/>
    <w:rsid w:val="004A6C23"/>
    <w:rsid w:val="004B1A3D"/>
    <w:rsid w:val="004B7831"/>
    <w:rsid w:val="004C4CA4"/>
    <w:rsid w:val="004C5252"/>
    <w:rsid w:val="004C5267"/>
    <w:rsid w:val="004C5B0C"/>
    <w:rsid w:val="004D13C2"/>
    <w:rsid w:val="004D7979"/>
    <w:rsid w:val="004E1B84"/>
    <w:rsid w:val="004E1CF7"/>
    <w:rsid w:val="004F533E"/>
    <w:rsid w:val="005054AC"/>
    <w:rsid w:val="005175FF"/>
    <w:rsid w:val="005201FF"/>
    <w:rsid w:val="00524D24"/>
    <w:rsid w:val="005256AB"/>
    <w:rsid w:val="00527C49"/>
    <w:rsid w:val="00530C84"/>
    <w:rsid w:val="00533203"/>
    <w:rsid w:val="00542C0F"/>
    <w:rsid w:val="005430FA"/>
    <w:rsid w:val="005478AA"/>
    <w:rsid w:val="0055256B"/>
    <w:rsid w:val="00552AAD"/>
    <w:rsid w:val="005556F0"/>
    <w:rsid w:val="00555A18"/>
    <w:rsid w:val="00562742"/>
    <w:rsid w:val="0056409B"/>
    <w:rsid w:val="00581AAE"/>
    <w:rsid w:val="00581C0C"/>
    <w:rsid w:val="00582242"/>
    <w:rsid w:val="00584E92"/>
    <w:rsid w:val="00592349"/>
    <w:rsid w:val="005927D9"/>
    <w:rsid w:val="00593034"/>
    <w:rsid w:val="00595020"/>
    <w:rsid w:val="005A33FB"/>
    <w:rsid w:val="005B0AD6"/>
    <w:rsid w:val="005B2161"/>
    <w:rsid w:val="005B3FA4"/>
    <w:rsid w:val="005C0628"/>
    <w:rsid w:val="005C32A1"/>
    <w:rsid w:val="005D1D61"/>
    <w:rsid w:val="005D40C6"/>
    <w:rsid w:val="005E77D3"/>
    <w:rsid w:val="005F15B5"/>
    <w:rsid w:val="005F4EC4"/>
    <w:rsid w:val="00622388"/>
    <w:rsid w:val="00630481"/>
    <w:rsid w:val="0064604F"/>
    <w:rsid w:val="00655714"/>
    <w:rsid w:val="006562F7"/>
    <w:rsid w:val="00662873"/>
    <w:rsid w:val="00663A0E"/>
    <w:rsid w:val="0066439E"/>
    <w:rsid w:val="00664C8C"/>
    <w:rsid w:val="00665ADC"/>
    <w:rsid w:val="0068186C"/>
    <w:rsid w:val="00686271"/>
    <w:rsid w:val="00690198"/>
    <w:rsid w:val="00692029"/>
    <w:rsid w:val="00694D09"/>
    <w:rsid w:val="006A407A"/>
    <w:rsid w:val="006A7375"/>
    <w:rsid w:val="006B61A0"/>
    <w:rsid w:val="006C1745"/>
    <w:rsid w:val="006C4765"/>
    <w:rsid w:val="006C5F14"/>
    <w:rsid w:val="006C683A"/>
    <w:rsid w:val="006D14F9"/>
    <w:rsid w:val="006E5B40"/>
    <w:rsid w:val="006F682B"/>
    <w:rsid w:val="00701D1D"/>
    <w:rsid w:val="0071010D"/>
    <w:rsid w:val="007201C4"/>
    <w:rsid w:val="007229C5"/>
    <w:rsid w:val="00733340"/>
    <w:rsid w:val="007379E3"/>
    <w:rsid w:val="00737D5A"/>
    <w:rsid w:val="00740A04"/>
    <w:rsid w:val="00746E9C"/>
    <w:rsid w:val="00750E33"/>
    <w:rsid w:val="00754688"/>
    <w:rsid w:val="00767C26"/>
    <w:rsid w:val="007707F8"/>
    <w:rsid w:val="007730F9"/>
    <w:rsid w:val="007736F6"/>
    <w:rsid w:val="00775365"/>
    <w:rsid w:val="007766B9"/>
    <w:rsid w:val="00777317"/>
    <w:rsid w:val="00781D2E"/>
    <w:rsid w:val="00786B87"/>
    <w:rsid w:val="00791BB3"/>
    <w:rsid w:val="00793933"/>
    <w:rsid w:val="00797125"/>
    <w:rsid w:val="007B2806"/>
    <w:rsid w:val="007B3413"/>
    <w:rsid w:val="007B3D38"/>
    <w:rsid w:val="007B57E5"/>
    <w:rsid w:val="007B7478"/>
    <w:rsid w:val="007B7484"/>
    <w:rsid w:val="007D5D72"/>
    <w:rsid w:val="007D7220"/>
    <w:rsid w:val="007E3675"/>
    <w:rsid w:val="007E5BF4"/>
    <w:rsid w:val="007F2B87"/>
    <w:rsid w:val="008037AD"/>
    <w:rsid w:val="00806F88"/>
    <w:rsid w:val="00806FF5"/>
    <w:rsid w:val="00811A74"/>
    <w:rsid w:val="0081222F"/>
    <w:rsid w:val="0081355B"/>
    <w:rsid w:val="008231C3"/>
    <w:rsid w:val="00824922"/>
    <w:rsid w:val="008278E1"/>
    <w:rsid w:val="008308F4"/>
    <w:rsid w:val="00831B55"/>
    <w:rsid w:val="00835491"/>
    <w:rsid w:val="00836F89"/>
    <w:rsid w:val="00843CA5"/>
    <w:rsid w:val="00845C88"/>
    <w:rsid w:val="00846A2B"/>
    <w:rsid w:val="008507F5"/>
    <w:rsid w:val="00853754"/>
    <w:rsid w:val="0085446D"/>
    <w:rsid w:val="008550E6"/>
    <w:rsid w:val="00857DCE"/>
    <w:rsid w:val="00860629"/>
    <w:rsid w:val="00861AF6"/>
    <w:rsid w:val="008712EF"/>
    <w:rsid w:val="00876652"/>
    <w:rsid w:val="00890675"/>
    <w:rsid w:val="008907D9"/>
    <w:rsid w:val="008A082D"/>
    <w:rsid w:val="008A36F3"/>
    <w:rsid w:val="008B01D0"/>
    <w:rsid w:val="008B0B30"/>
    <w:rsid w:val="008C7603"/>
    <w:rsid w:val="008D33C6"/>
    <w:rsid w:val="008D350E"/>
    <w:rsid w:val="008D3F49"/>
    <w:rsid w:val="008E0AC9"/>
    <w:rsid w:val="008E5DA7"/>
    <w:rsid w:val="00902292"/>
    <w:rsid w:val="00902C03"/>
    <w:rsid w:val="009050B0"/>
    <w:rsid w:val="00905399"/>
    <w:rsid w:val="00905850"/>
    <w:rsid w:val="009103D1"/>
    <w:rsid w:val="009104FF"/>
    <w:rsid w:val="00910CEC"/>
    <w:rsid w:val="00913A54"/>
    <w:rsid w:val="0092462D"/>
    <w:rsid w:val="00925EB3"/>
    <w:rsid w:val="00927177"/>
    <w:rsid w:val="009278C8"/>
    <w:rsid w:val="00932442"/>
    <w:rsid w:val="00942FF4"/>
    <w:rsid w:val="0094466C"/>
    <w:rsid w:val="00951094"/>
    <w:rsid w:val="00952521"/>
    <w:rsid w:val="009531AA"/>
    <w:rsid w:val="00957485"/>
    <w:rsid w:val="00957A82"/>
    <w:rsid w:val="00961A6A"/>
    <w:rsid w:val="0096347B"/>
    <w:rsid w:val="009638B8"/>
    <w:rsid w:val="00964935"/>
    <w:rsid w:val="00967FBF"/>
    <w:rsid w:val="00977AF3"/>
    <w:rsid w:val="0098110F"/>
    <w:rsid w:val="00992D11"/>
    <w:rsid w:val="0099373F"/>
    <w:rsid w:val="009A3869"/>
    <w:rsid w:val="009B09EC"/>
    <w:rsid w:val="009C65AC"/>
    <w:rsid w:val="009D1A93"/>
    <w:rsid w:val="009D2F86"/>
    <w:rsid w:val="009D34C6"/>
    <w:rsid w:val="009D75A5"/>
    <w:rsid w:val="009E005C"/>
    <w:rsid w:val="009E0075"/>
    <w:rsid w:val="009E270C"/>
    <w:rsid w:val="009E5DF6"/>
    <w:rsid w:val="009E7779"/>
    <w:rsid w:val="00A1035D"/>
    <w:rsid w:val="00A1474F"/>
    <w:rsid w:val="00A161D1"/>
    <w:rsid w:val="00A17242"/>
    <w:rsid w:val="00A27013"/>
    <w:rsid w:val="00A3271D"/>
    <w:rsid w:val="00A4138F"/>
    <w:rsid w:val="00A42B97"/>
    <w:rsid w:val="00A5514D"/>
    <w:rsid w:val="00A55470"/>
    <w:rsid w:val="00A635EC"/>
    <w:rsid w:val="00A63FA2"/>
    <w:rsid w:val="00A70254"/>
    <w:rsid w:val="00A71FA0"/>
    <w:rsid w:val="00A7219D"/>
    <w:rsid w:val="00A80873"/>
    <w:rsid w:val="00A81AD1"/>
    <w:rsid w:val="00A844E8"/>
    <w:rsid w:val="00A94BBC"/>
    <w:rsid w:val="00A953FA"/>
    <w:rsid w:val="00AC1D46"/>
    <w:rsid w:val="00AC41AB"/>
    <w:rsid w:val="00AE1523"/>
    <w:rsid w:val="00AF44BA"/>
    <w:rsid w:val="00AF7ABE"/>
    <w:rsid w:val="00B03526"/>
    <w:rsid w:val="00B06AEB"/>
    <w:rsid w:val="00B15215"/>
    <w:rsid w:val="00B1604E"/>
    <w:rsid w:val="00B228FA"/>
    <w:rsid w:val="00B26537"/>
    <w:rsid w:val="00B32395"/>
    <w:rsid w:val="00B347D8"/>
    <w:rsid w:val="00B446EF"/>
    <w:rsid w:val="00B44C37"/>
    <w:rsid w:val="00B46C65"/>
    <w:rsid w:val="00B5401E"/>
    <w:rsid w:val="00B55B54"/>
    <w:rsid w:val="00B76380"/>
    <w:rsid w:val="00B81779"/>
    <w:rsid w:val="00B82BA1"/>
    <w:rsid w:val="00B83762"/>
    <w:rsid w:val="00B87D32"/>
    <w:rsid w:val="00BA0479"/>
    <w:rsid w:val="00BA46CB"/>
    <w:rsid w:val="00BA74A0"/>
    <w:rsid w:val="00BB11B5"/>
    <w:rsid w:val="00BB49D6"/>
    <w:rsid w:val="00BD49DF"/>
    <w:rsid w:val="00BD4C01"/>
    <w:rsid w:val="00BD5F6B"/>
    <w:rsid w:val="00BE00ED"/>
    <w:rsid w:val="00BE3BF1"/>
    <w:rsid w:val="00BE6924"/>
    <w:rsid w:val="00BE69FF"/>
    <w:rsid w:val="00BF03DE"/>
    <w:rsid w:val="00BF6384"/>
    <w:rsid w:val="00C11F0E"/>
    <w:rsid w:val="00C132D2"/>
    <w:rsid w:val="00C13687"/>
    <w:rsid w:val="00C13C18"/>
    <w:rsid w:val="00C225B3"/>
    <w:rsid w:val="00C316FF"/>
    <w:rsid w:val="00C3508D"/>
    <w:rsid w:val="00C36CED"/>
    <w:rsid w:val="00C628A8"/>
    <w:rsid w:val="00C63A91"/>
    <w:rsid w:val="00C67416"/>
    <w:rsid w:val="00C72AB2"/>
    <w:rsid w:val="00C72BB2"/>
    <w:rsid w:val="00C801BC"/>
    <w:rsid w:val="00C82946"/>
    <w:rsid w:val="00C82C82"/>
    <w:rsid w:val="00C84311"/>
    <w:rsid w:val="00C9002A"/>
    <w:rsid w:val="00CA6FD0"/>
    <w:rsid w:val="00CB0F31"/>
    <w:rsid w:val="00CB208C"/>
    <w:rsid w:val="00CB397B"/>
    <w:rsid w:val="00CB431B"/>
    <w:rsid w:val="00CC74F8"/>
    <w:rsid w:val="00CC7B88"/>
    <w:rsid w:val="00CD48EA"/>
    <w:rsid w:val="00CD4B26"/>
    <w:rsid w:val="00CD55B5"/>
    <w:rsid w:val="00CD5FA4"/>
    <w:rsid w:val="00CD6921"/>
    <w:rsid w:val="00CD707C"/>
    <w:rsid w:val="00CE35C0"/>
    <w:rsid w:val="00CF0256"/>
    <w:rsid w:val="00CF1F3C"/>
    <w:rsid w:val="00CF7269"/>
    <w:rsid w:val="00D2163E"/>
    <w:rsid w:val="00D31DA6"/>
    <w:rsid w:val="00D343E7"/>
    <w:rsid w:val="00D352F7"/>
    <w:rsid w:val="00D36CEA"/>
    <w:rsid w:val="00D405E7"/>
    <w:rsid w:val="00D418FC"/>
    <w:rsid w:val="00D4557D"/>
    <w:rsid w:val="00D5085A"/>
    <w:rsid w:val="00D510A2"/>
    <w:rsid w:val="00D56AC6"/>
    <w:rsid w:val="00D656EC"/>
    <w:rsid w:val="00D70C91"/>
    <w:rsid w:val="00D7676D"/>
    <w:rsid w:val="00D82C2C"/>
    <w:rsid w:val="00DA20D3"/>
    <w:rsid w:val="00DA7F20"/>
    <w:rsid w:val="00DB303A"/>
    <w:rsid w:val="00DB40A6"/>
    <w:rsid w:val="00DC7542"/>
    <w:rsid w:val="00DD1426"/>
    <w:rsid w:val="00DD50F6"/>
    <w:rsid w:val="00DD5B21"/>
    <w:rsid w:val="00DD7481"/>
    <w:rsid w:val="00DE1311"/>
    <w:rsid w:val="00DE780B"/>
    <w:rsid w:val="00DF3786"/>
    <w:rsid w:val="00E06D61"/>
    <w:rsid w:val="00E0740D"/>
    <w:rsid w:val="00E13C6C"/>
    <w:rsid w:val="00E224FA"/>
    <w:rsid w:val="00E2674A"/>
    <w:rsid w:val="00E34F47"/>
    <w:rsid w:val="00E3586F"/>
    <w:rsid w:val="00E36F88"/>
    <w:rsid w:val="00E40E86"/>
    <w:rsid w:val="00E528B8"/>
    <w:rsid w:val="00E60A8E"/>
    <w:rsid w:val="00E614F7"/>
    <w:rsid w:val="00E8145A"/>
    <w:rsid w:val="00E84BB2"/>
    <w:rsid w:val="00E92371"/>
    <w:rsid w:val="00E9509E"/>
    <w:rsid w:val="00EA0085"/>
    <w:rsid w:val="00EB5DD8"/>
    <w:rsid w:val="00EC1BFC"/>
    <w:rsid w:val="00EC5252"/>
    <w:rsid w:val="00ED3FFA"/>
    <w:rsid w:val="00ED62B0"/>
    <w:rsid w:val="00EE0EDF"/>
    <w:rsid w:val="00EF03A8"/>
    <w:rsid w:val="00EF4FCC"/>
    <w:rsid w:val="00F051AC"/>
    <w:rsid w:val="00F1462A"/>
    <w:rsid w:val="00F20F0E"/>
    <w:rsid w:val="00F21571"/>
    <w:rsid w:val="00F26935"/>
    <w:rsid w:val="00F32739"/>
    <w:rsid w:val="00F41636"/>
    <w:rsid w:val="00F466C0"/>
    <w:rsid w:val="00F528D5"/>
    <w:rsid w:val="00F6037A"/>
    <w:rsid w:val="00F647D1"/>
    <w:rsid w:val="00F7556A"/>
    <w:rsid w:val="00F75CF7"/>
    <w:rsid w:val="00F77664"/>
    <w:rsid w:val="00F87EA5"/>
    <w:rsid w:val="00F92D9F"/>
    <w:rsid w:val="00F96C39"/>
    <w:rsid w:val="00FA062A"/>
    <w:rsid w:val="00FA2C8A"/>
    <w:rsid w:val="00FB2822"/>
    <w:rsid w:val="00FB3541"/>
    <w:rsid w:val="00FB4FA7"/>
    <w:rsid w:val="00FB7888"/>
    <w:rsid w:val="00FC5C26"/>
    <w:rsid w:val="00FD04D8"/>
    <w:rsid w:val="00FE4427"/>
    <w:rsid w:val="00FF02F3"/>
    <w:rsid w:val="01660F15"/>
    <w:rsid w:val="02B56E80"/>
    <w:rsid w:val="02DB6908"/>
    <w:rsid w:val="02E31A73"/>
    <w:rsid w:val="032A2ABD"/>
    <w:rsid w:val="038D5948"/>
    <w:rsid w:val="03A740A8"/>
    <w:rsid w:val="04877C74"/>
    <w:rsid w:val="05216546"/>
    <w:rsid w:val="05231214"/>
    <w:rsid w:val="05863399"/>
    <w:rsid w:val="05D22D9C"/>
    <w:rsid w:val="05DE651E"/>
    <w:rsid w:val="0631538F"/>
    <w:rsid w:val="06840641"/>
    <w:rsid w:val="06F32E73"/>
    <w:rsid w:val="0720543B"/>
    <w:rsid w:val="07862B60"/>
    <w:rsid w:val="079318A3"/>
    <w:rsid w:val="08870D0B"/>
    <w:rsid w:val="08C030A2"/>
    <w:rsid w:val="08E264AA"/>
    <w:rsid w:val="09217610"/>
    <w:rsid w:val="0A381912"/>
    <w:rsid w:val="0B0172C1"/>
    <w:rsid w:val="0B706002"/>
    <w:rsid w:val="0B785C4C"/>
    <w:rsid w:val="0BBC1282"/>
    <w:rsid w:val="0C480432"/>
    <w:rsid w:val="0C882D22"/>
    <w:rsid w:val="0CA05076"/>
    <w:rsid w:val="0CF267AF"/>
    <w:rsid w:val="0D085978"/>
    <w:rsid w:val="0D5E5A06"/>
    <w:rsid w:val="0D627C85"/>
    <w:rsid w:val="0D863C1D"/>
    <w:rsid w:val="0D873E08"/>
    <w:rsid w:val="0E5C591E"/>
    <w:rsid w:val="0ED8504F"/>
    <w:rsid w:val="10014FAA"/>
    <w:rsid w:val="10B028F0"/>
    <w:rsid w:val="112315AA"/>
    <w:rsid w:val="11234E2D"/>
    <w:rsid w:val="1134110A"/>
    <w:rsid w:val="121D49EF"/>
    <w:rsid w:val="12781993"/>
    <w:rsid w:val="12A407A1"/>
    <w:rsid w:val="13734FE4"/>
    <w:rsid w:val="13A639A2"/>
    <w:rsid w:val="155B0D1A"/>
    <w:rsid w:val="158C0962"/>
    <w:rsid w:val="16763A79"/>
    <w:rsid w:val="16B87A3B"/>
    <w:rsid w:val="170D1E3D"/>
    <w:rsid w:val="17450FFC"/>
    <w:rsid w:val="184077D8"/>
    <w:rsid w:val="186B1841"/>
    <w:rsid w:val="18981307"/>
    <w:rsid w:val="19467ED2"/>
    <w:rsid w:val="195632A8"/>
    <w:rsid w:val="1A00546C"/>
    <w:rsid w:val="1A080466"/>
    <w:rsid w:val="1AD55213"/>
    <w:rsid w:val="1B5748AA"/>
    <w:rsid w:val="1C3A3D8A"/>
    <w:rsid w:val="1CE26B48"/>
    <w:rsid w:val="1D2459D5"/>
    <w:rsid w:val="1DC345E1"/>
    <w:rsid w:val="1E1259E5"/>
    <w:rsid w:val="1E9A0DC1"/>
    <w:rsid w:val="1F0274EC"/>
    <w:rsid w:val="1FB0674E"/>
    <w:rsid w:val="1FBF5ED9"/>
    <w:rsid w:val="1FEC5EBD"/>
    <w:rsid w:val="216B7F7E"/>
    <w:rsid w:val="22353B2B"/>
    <w:rsid w:val="223605DF"/>
    <w:rsid w:val="229E160C"/>
    <w:rsid w:val="22BF26DF"/>
    <w:rsid w:val="23CA19C3"/>
    <w:rsid w:val="240F54A4"/>
    <w:rsid w:val="24122535"/>
    <w:rsid w:val="246C5586"/>
    <w:rsid w:val="246E7F53"/>
    <w:rsid w:val="24B7471E"/>
    <w:rsid w:val="24F87570"/>
    <w:rsid w:val="25731D7F"/>
    <w:rsid w:val="25F13ADB"/>
    <w:rsid w:val="25F81F24"/>
    <w:rsid w:val="26303437"/>
    <w:rsid w:val="267071BB"/>
    <w:rsid w:val="26E87362"/>
    <w:rsid w:val="2729730A"/>
    <w:rsid w:val="27B84363"/>
    <w:rsid w:val="27D26359"/>
    <w:rsid w:val="298E2D22"/>
    <w:rsid w:val="29A242D7"/>
    <w:rsid w:val="2A9F19FC"/>
    <w:rsid w:val="2B065713"/>
    <w:rsid w:val="2BE9582A"/>
    <w:rsid w:val="2BFF141F"/>
    <w:rsid w:val="2C403B8E"/>
    <w:rsid w:val="2C6B3A73"/>
    <w:rsid w:val="2CE53C46"/>
    <w:rsid w:val="2D2626A0"/>
    <w:rsid w:val="2DC31DA2"/>
    <w:rsid w:val="2E075C45"/>
    <w:rsid w:val="2E0B749A"/>
    <w:rsid w:val="2FEA32AD"/>
    <w:rsid w:val="30BF1F6B"/>
    <w:rsid w:val="30C3570B"/>
    <w:rsid w:val="30D55C7F"/>
    <w:rsid w:val="315E72AF"/>
    <w:rsid w:val="31752410"/>
    <w:rsid w:val="31D34A23"/>
    <w:rsid w:val="32915685"/>
    <w:rsid w:val="32EA1E91"/>
    <w:rsid w:val="330B579C"/>
    <w:rsid w:val="33D42E7E"/>
    <w:rsid w:val="340A166E"/>
    <w:rsid w:val="34196C1B"/>
    <w:rsid w:val="35471076"/>
    <w:rsid w:val="36246F1E"/>
    <w:rsid w:val="3632560E"/>
    <w:rsid w:val="36F164B3"/>
    <w:rsid w:val="378F0C37"/>
    <w:rsid w:val="379D42BB"/>
    <w:rsid w:val="37DF32B8"/>
    <w:rsid w:val="37EB23BA"/>
    <w:rsid w:val="384564E0"/>
    <w:rsid w:val="38FB6A45"/>
    <w:rsid w:val="39470B86"/>
    <w:rsid w:val="396F0BC6"/>
    <w:rsid w:val="3975215C"/>
    <w:rsid w:val="3A43135B"/>
    <w:rsid w:val="3A981F4F"/>
    <w:rsid w:val="3B1927AF"/>
    <w:rsid w:val="3B5271E9"/>
    <w:rsid w:val="3B6E2210"/>
    <w:rsid w:val="3D013D77"/>
    <w:rsid w:val="3D77063C"/>
    <w:rsid w:val="3E0B2A2F"/>
    <w:rsid w:val="3E457920"/>
    <w:rsid w:val="3E4D3680"/>
    <w:rsid w:val="3EF82F39"/>
    <w:rsid w:val="3F1B0E1F"/>
    <w:rsid w:val="40466A62"/>
    <w:rsid w:val="40706960"/>
    <w:rsid w:val="410B03C9"/>
    <w:rsid w:val="412E1781"/>
    <w:rsid w:val="419E3238"/>
    <w:rsid w:val="41A53586"/>
    <w:rsid w:val="449621DD"/>
    <w:rsid w:val="457D0567"/>
    <w:rsid w:val="46700E13"/>
    <w:rsid w:val="474F01F9"/>
    <w:rsid w:val="47546D12"/>
    <w:rsid w:val="477A5D96"/>
    <w:rsid w:val="47CA39EE"/>
    <w:rsid w:val="47F65B16"/>
    <w:rsid w:val="47F86A88"/>
    <w:rsid w:val="480F5695"/>
    <w:rsid w:val="482E4477"/>
    <w:rsid w:val="48970774"/>
    <w:rsid w:val="49230985"/>
    <w:rsid w:val="4A027CEB"/>
    <w:rsid w:val="4A1D744E"/>
    <w:rsid w:val="4A632369"/>
    <w:rsid w:val="4A780B39"/>
    <w:rsid w:val="4AEA59CF"/>
    <w:rsid w:val="4BAC6390"/>
    <w:rsid w:val="4BB94772"/>
    <w:rsid w:val="4BCE60BE"/>
    <w:rsid w:val="4CD40998"/>
    <w:rsid w:val="4D8E7749"/>
    <w:rsid w:val="4DD672C1"/>
    <w:rsid w:val="4E235405"/>
    <w:rsid w:val="4E4C7052"/>
    <w:rsid w:val="4EFF2886"/>
    <w:rsid w:val="4F12041A"/>
    <w:rsid w:val="4F1645A9"/>
    <w:rsid w:val="4F6F3B5F"/>
    <w:rsid w:val="50204561"/>
    <w:rsid w:val="507C629B"/>
    <w:rsid w:val="507F2AD0"/>
    <w:rsid w:val="508F46D9"/>
    <w:rsid w:val="50946A1B"/>
    <w:rsid w:val="50DA1552"/>
    <w:rsid w:val="513769CE"/>
    <w:rsid w:val="516503C9"/>
    <w:rsid w:val="516E10A7"/>
    <w:rsid w:val="51707B49"/>
    <w:rsid w:val="5181524F"/>
    <w:rsid w:val="51AD3F7C"/>
    <w:rsid w:val="521108B0"/>
    <w:rsid w:val="52121722"/>
    <w:rsid w:val="52BD0852"/>
    <w:rsid w:val="53DC46A3"/>
    <w:rsid w:val="54473509"/>
    <w:rsid w:val="54714134"/>
    <w:rsid w:val="55226F39"/>
    <w:rsid w:val="55877F62"/>
    <w:rsid w:val="55AA4D69"/>
    <w:rsid w:val="5696108D"/>
    <w:rsid w:val="56BA15D9"/>
    <w:rsid w:val="57212282"/>
    <w:rsid w:val="57680594"/>
    <w:rsid w:val="57942086"/>
    <w:rsid w:val="57AD78E7"/>
    <w:rsid w:val="58224277"/>
    <w:rsid w:val="584054D7"/>
    <w:rsid w:val="593815EC"/>
    <w:rsid w:val="59A3451F"/>
    <w:rsid w:val="59DD3104"/>
    <w:rsid w:val="5A034C0F"/>
    <w:rsid w:val="5A721767"/>
    <w:rsid w:val="5B074360"/>
    <w:rsid w:val="5B111FF4"/>
    <w:rsid w:val="5B195246"/>
    <w:rsid w:val="5B502CED"/>
    <w:rsid w:val="5BD57CB7"/>
    <w:rsid w:val="5BFC575B"/>
    <w:rsid w:val="5C1E6A7A"/>
    <w:rsid w:val="5C4F3F8E"/>
    <w:rsid w:val="5CEB5280"/>
    <w:rsid w:val="5D694300"/>
    <w:rsid w:val="5D974599"/>
    <w:rsid w:val="5E5C29D8"/>
    <w:rsid w:val="5E7D2D55"/>
    <w:rsid w:val="5E7F5697"/>
    <w:rsid w:val="5FBF0F0E"/>
    <w:rsid w:val="60320560"/>
    <w:rsid w:val="60775EA1"/>
    <w:rsid w:val="609F6996"/>
    <w:rsid w:val="627F465A"/>
    <w:rsid w:val="627F7D9C"/>
    <w:rsid w:val="62B425FB"/>
    <w:rsid w:val="62D73D56"/>
    <w:rsid w:val="62E97D27"/>
    <w:rsid w:val="62ED26F4"/>
    <w:rsid w:val="63253DB6"/>
    <w:rsid w:val="64655B79"/>
    <w:rsid w:val="64DE0B89"/>
    <w:rsid w:val="64F91EFA"/>
    <w:rsid w:val="65631C39"/>
    <w:rsid w:val="65A66C6A"/>
    <w:rsid w:val="663372BC"/>
    <w:rsid w:val="66990BEC"/>
    <w:rsid w:val="6746488C"/>
    <w:rsid w:val="677A3AE0"/>
    <w:rsid w:val="67E91D2E"/>
    <w:rsid w:val="6843339F"/>
    <w:rsid w:val="691050EB"/>
    <w:rsid w:val="6AB45FF8"/>
    <w:rsid w:val="6B395A47"/>
    <w:rsid w:val="6C027316"/>
    <w:rsid w:val="6C0B5D4D"/>
    <w:rsid w:val="6C4F2FBF"/>
    <w:rsid w:val="6D0D5EB2"/>
    <w:rsid w:val="6D464D49"/>
    <w:rsid w:val="6E100A21"/>
    <w:rsid w:val="6E2E7E8E"/>
    <w:rsid w:val="6E414065"/>
    <w:rsid w:val="6E842F5E"/>
    <w:rsid w:val="6E9E3B08"/>
    <w:rsid w:val="6F3B5DB3"/>
    <w:rsid w:val="6F6D5F1D"/>
    <w:rsid w:val="6FBC771B"/>
    <w:rsid w:val="6FC80514"/>
    <w:rsid w:val="70155A9A"/>
    <w:rsid w:val="704B2875"/>
    <w:rsid w:val="70AF4CBA"/>
    <w:rsid w:val="71A50CFB"/>
    <w:rsid w:val="71D62051"/>
    <w:rsid w:val="71F67987"/>
    <w:rsid w:val="729C0B15"/>
    <w:rsid w:val="72FD6F60"/>
    <w:rsid w:val="73341F8D"/>
    <w:rsid w:val="73A66718"/>
    <w:rsid w:val="74697E0C"/>
    <w:rsid w:val="74B318CF"/>
    <w:rsid w:val="74CD42AD"/>
    <w:rsid w:val="75317030"/>
    <w:rsid w:val="760223A9"/>
    <w:rsid w:val="762A360F"/>
    <w:rsid w:val="76AB2A81"/>
    <w:rsid w:val="77306BEB"/>
    <w:rsid w:val="77DE0738"/>
    <w:rsid w:val="78172B09"/>
    <w:rsid w:val="78260B2C"/>
    <w:rsid w:val="78D53938"/>
    <w:rsid w:val="790D19F3"/>
    <w:rsid w:val="7A463C41"/>
    <w:rsid w:val="7A4745A5"/>
    <w:rsid w:val="7B227F36"/>
    <w:rsid w:val="7B3975B3"/>
    <w:rsid w:val="7C9A07D9"/>
    <w:rsid w:val="7CC371E1"/>
    <w:rsid w:val="7CCE0550"/>
    <w:rsid w:val="7D0E67D9"/>
    <w:rsid w:val="7D143C54"/>
    <w:rsid w:val="7D3905FD"/>
    <w:rsid w:val="7E803903"/>
    <w:rsid w:val="7E813419"/>
    <w:rsid w:val="7E95679D"/>
    <w:rsid w:val="7E9B22FA"/>
    <w:rsid w:val="7ECA61AE"/>
    <w:rsid w:val="7EF16279"/>
    <w:rsid w:val="7F0648E6"/>
    <w:rsid w:val="7F110BE8"/>
    <w:rsid w:val="7F1C0890"/>
    <w:rsid w:val="7F214167"/>
    <w:rsid w:val="7F6C2B41"/>
    <w:rsid w:val="7FD556BC"/>
    <w:rsid w:val="7FE176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DC2A5D0"/>
  <w15:chartTrackingRefBased/>
  <w15:docId w15:val="{8AE2EDE9-8BE7-4E7F-B416-5D97FF2687A2}"/>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lsdException w:name="Body Text Indent 3" w:semiHidden="1" w:unhideWhenUsed="1"/>
    <w:lsdException w:name="Block Text" w:semiHidden="1" w:unhideWhenUsed="1"/>
    <w:lsdException w:name="Hyperlink" w:qFormat="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qFormat="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1"/>
    </w:rPr>
  </w:style>
  <w:style w:type="character" w:default="1" w:styleId="a0">
    <w:name w:val="Default Paragraph Font"/>
    <w:uiPriority w:val="1"/>
    <w:unhideWhenUsed/>
  </w:style>
  <w:style w:type="table" w:default="1" w:styleId="a1">
    <w:name w:val="Normal Table"/>
    <w:uiPriority w:val="99"/>
    <w:unhideWhenUsed/>
    <w:tblPr>
      <w:tblCellMar>
        <w:top w:w="0pt" w:type="dxa"/>
        <w:start w:w="5.40pt" w:type="dxa"/>
        <w:bottom w:w="0pt" w:type="dxa"/>
        <w:end w:w="5.40pt" w:type="dxa"/>
      </w:tblCellMar>
    </w:tblPr>
  </w:style>
  <w:style w:type="numbering" w:default="1" w:styleId="a2">
    <w:name w:val="No List"/>
    <w:uiPriority w:val="99"/>
    <w:semiHidden/>
    <w:unhideWhenUsed/>
  </w:style>
  <w:style w:type="paragraph" w:styleId="a3">
    <w:name w:val="annotation text"/>
    <w:basedOn w:val="a"/>
    <w:link w:val="a4"/>
    <w:uiPriority w:val="99"/>
    <w:semiHidden/>
    <w:pPr>
      <w:jc w:val="start"/>
    </w:pPr>
  </w:style>
  <w:style w:type="character" w:customStyle="1" w:styleId="a4">
    <w:name w:val="批注文字 字符"/>
    <w:link w:val="a3"/>
    <w:uiPriority w:val="99"/>
    <w:semiHidden/>
    <w:locked/>
    <w:rPr>
      <w:rFonts w:ascii="Times New Roman" w:hAnsi="Times New Roman" w:cs="Times New Roman"/>
      <w:sz w:val="21"/>
      <w:szCs w:val="21"/>
    </w:rPr>
  </w:style>
  <w:style w:type="paragraph" w:styleId="2">
    <w:name w:val="Body Text Indent 2"/>
    <w:basedOn w:val="a"/>
    <w:link w:val="20"/>
    <w:pPr>
      <w:widowControl/>
      <w:ind w:firstLine="21.25pt"/>
      <w:jc w:val="start"/>
    </w:pPr>
    <w:rPr>
      <w:kern w:val="0"/>
      <w:szCs w:val="24"/>
    </w:rPr>
  </w:style>
  <w:style w:type="character" w:customStyle="1" w:styleId="20">
    <w:name w:val="正文文本缩进 2 字符"/>
    <w:link w:val="2"/>
    <w:rPr>
      <w:rFonts w:ascii="Times New Roman" w:hAnsi="Times New Roman"/>
      <w:kern w:val="0"/>
      <w:szCs w:val="24"/>
    </w:rPr>
  </w:style>
  <w:style w:type="paragraph" w:styleId="a5">
    <w:name w:val="Balloon Text"/>
    <w:basedOn w:val="a"/>
    <w:link w:val="a6"/>
    <w:uiPriority w:val="99"/>
    <w:semiHidden/>
    <w:rPr>
      <w:sz w:val="18"/>
      <w:szCs w:val="18"/>
    </w:rPr>
  </w:style>
  <w:style w:type="character" w:customStyle="1" w:styleId="a6">
    <w:name w:val="批注框文本 字符"/>
    <w:link w:val="a5"/>
    <w:uiPriority w:val="99"/>
    <w:semiHidden/>
    <w:locked/>
    <w:rPr>
      <w:rFonts w:ascii="Times New Roman" w:hAnsi="Times New Roman" w:cs="Times New Roman"/>
      <w:sz w:val="2"/>
    </w:rPr>
  </w:style>
  <w:style w:type="paragraph" w:styleId="a7">
    <w:name w:val="footer"/>
    <w:basedOn w:val="a"/>
    <w:link w:val="a8"/>
    <w:uiPriority w:val="99"/>
    <w:pPr>
      <w:tabs>
        <w:tab w:val="center" w:pos="207.65pt"/>
        <w:tab w:val="end" w:pos="415.30pt"/>
      </w:tabs>
      <w:snapToGrid w:val="0"/>
      <w:jc w:val="start"/>
    </w:pPr>
    <w:rPr>
      <w:sz w:val="18"/>
      <w:szCs w:val="18"/>
    </w:rPr>
  </w:style>
  <w:style w:type="character" w:customStyle="1" w:styleId="a8">
    <w:name w:val="页脚 字符"/>
    <w:link w:val="a7"/>
    <w:uiPriority w:val="99"/>
    <w:semiHidden/>
    <w:locked/>
    <w:rPr>
      <w:rFonts w:cs="Times New Roman"/>
      <w:sz w:val="18"/>
      <w:szCs w:val="18"/>
    </w:rPr>
  </w:style>
  <w:style w:type="paragraph" w:styleId="a9">
    <w:name w:val="header"/>
    <w:basedOn w:val="a"/>
    <w:link w:val="aa"/>
    <w:uiPriority w:val="99"/>
    <w:pPr>
      <w:pBdr>
        <w:bottom w:val="single" w:sz="6" w:space="1" w:color="auto"/>
      </w:pBdr>
      <w:tabs>
        <w:tab w:val="center" w:pos="207.65pt"/>
        <w:tab w:val="end" w:pos="415.30pt"/>
      </w:tabs>
      <w:snapToGrid w:val="0"/>
      <w:jc w:val="center"/>
    </w:pPr>
    <w:rPr>
      <w:sz w:val="18"/>
      <w:szCs w:val="18"/>
    </w:rPr>
  </w:style>
  <w:style w:type="character" w:customStyle="1" w:styleId="aa">
    <w:name w:val="页眉 字符"/>
    <w:link w:val="a9"/>
    <w:uiPriority w:val="99"/>
    <w:semiHidden/>
    <w:locked/>
    <w:rPr>
      <w:rFonts w:cs="Times New Roman"/>
      <w:sz w:val="18"/>
      <w:szCs w:val="18"/>
    </w:rPr>
  </w:style>
  <w:style w:type="paragraph" w:styleId="ab">
    <w:name w:val="annotation subject"/>
    <w:basedOn w:val="a3"/>
    <w:next w:val="a3"/>
    <w:link w:val="ac"/>
    <w:uiPriority w:val="99"/>
    <w:semiHidden/>
    <w:rPr>
      <w:b/>
      <w:bCs/>
    </w:rPr>
  </w:style>
  <w:style w:type="character" w:customStyle="1" w:styleId="ac">
    <w:name w:val="批注主题 字符"/>
    <w:link w:val="ab"/>
    <w:uiPriority w:val="99"/>
    <w:semiHidden/>
    <w:locked/>
    <w:rPr>
      <w:rFonts w:ascii="Times New Roman" w:hAnsi="Times New Roman" w:cs="Times New Roman"/>
      <w:b/>
      <w:bCs/>
      <w:sz w:val="21"/>
      <w:szCs w:val="21"/>
    </w:rPr>
  </w:style>
  <w:style w:type="table" w:styleId="ad">
    <w:name w:val="Table Grid"/>
    <w:basedOn w:val="a1"/>
    <w:uiPriority w:val="99"/>
    <w:rPr>
      <w:rFonts w:cs="Calibri"/>
    </w:r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ae">
    <w:name w:val="Strong"/>
    <w:qFormat/>
    <w:locked/>
    <w:rPr>
      <w:b/>
    </w:rPr>
  </w:style>
  <w:style w:type="character" w:styleId="af">
    <w:name w:val="page number"/>
    <w:uiPriority w:val="99"/>
    <w:rPr>
      <w:rFonts w:cs="Times New Roman"/>
    </w:rPr>
  </w:style>
  <w:style w:type="character" w:styleId="af0">
    <w:name w:val="Hyperlink"/>
    <w:uiPriority w:val="99"/>
    <w:qFormat/>
    <w:rPr>
      <w:rFonts w:cs="Times New Roman"/>
      <w:color w:val="0000FF"/>
      <w:u w:val="single"/>
    </w:rPr>
  </w:style>
  <w:style w:type="character" w:styleId="af1">
    <w:name w:val="annotation reference"/>
    <w:uiPriority w:val="99"/>
    <w:semiHidden/>
    <w:rPr>
      <w:rFonts w:cs="Times New Roman"/>
      <w:sz w:val="21"/>
      <w:szCs w:val="21"/>
    </w:rPr>
  </w:style>
  <w:style w:type="character" w:customStyle="1" w:styleId="pagenumber">
    <w:name w:val="page number"/>
    <w:qFormat/>
  </w:style>
  <w:style w:type="paragraph" w:customStyle="1" w:styleId="Style1">
    <w:name w:val="_Style 1"/>
    <w:basedOn w:val="a"/>
    <w:uiPriority w:val="34"/>
    <w:qFormat/>
    <w:pPr>
      <w:widowControl/>
      <w:ind w:firstLine="21pt"/>
    </w:pPr>
    <w:rPr>
      <w:rFonts w:ascii="Calibri" w:hAnsi="Calibri" w:cs="宋体"/>
      <w:kern w:val="0"/>
    </w:rPr>
  </w:style>
  <w:style w:type="paragraph" w:customStyle="1" w:styleId="Style3">
    <w:name w:val="_Style 3"/>
    <w:basedOn w:val="a"/>
    <w:uiPriority w:val="34"/>
    <w:qFormat/>
    <w:pPr>
      <w:widowControl/>
      <w:ind w:firstLine="21pt"/>
    </w:pPr>
    <w:rPr>
      <w:rFonts w:ascii="Calibri" w:hAnsi="Calibri" w:cs="宋体"/>
      <w:kern w:val="0"/>
    </w:rPr>
  </w:style>
  <w:style w:type="paragraph" w:customStyle="1" w:styleId="1">
    <w:name w:val="列出段落1"/>
    <w:basedOn w:val="a"/>
    <w:uiPriority w:val="34"/>
    <w:qFormat/>
    <w:pPr>
      <w:ind w:firstLineChars="200" w:firstLine="21pt"/>
    </w:pPr>
    <w:rPr>
      <w:rFonts w:ascii="Calibri" w:hAnsi="Calibri"/>
      <w:szCs w:val="22"/>
    </w:rPr>
  </w:style>
  <w:style w:type="paragraph" w:customStyle="1" w:styleId="ListParagraph">
    <w:name w:val="List Paragraph"/>
    <w:basedOn w:val="a"/>
    <w:uiPriority w:val="34"/>
    <w:qFormat/>
    <w:pPr>
      <w:ind w:firstLineChars="200" w:firstLine="21pt"/>
    </w:pPr>
  </w:style>
  <w:style w:type="paragraph" w:customStyle="1" w:styleId="10">
    <w:name w:val="列表段落1"/>
    <w:basedOn w:val="a"/>
    <w:uiPriority w:val="34"/>
    <w:qFormat/>
    <w:pPr>
      <w:ind w:firstLineChars="200" w:firstLine="21pt"/>
    </w:pPr>
  </w:style>
  <w:style w:type="character" w:styleId="af2">
    <w:name w:val="Placeholder Text"/>
    <w:uiPriority w:val="99"/>
    <w:semiHidden/>
    <w:qFormat/>
    <w:rPr>
      <w:color w:val="808080"/>
    </w:rPr>
  </w:style>
  <w:style w:type="paragraph" w:styleId="af3">
    <w:name w:val="Revision"/>
    <w:uiPriority w:val="99"/>
    <w:unhideWhenUsed/>
    <w:rPr>
      <w:kern w:val="2"/>
      <w:sz w:val="21"/>
      <w:szCs w:val="21"/>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purl.oclc.org/ooxml/officeDocument/relationships/header" Target="header2.xml"/><Relationship Id="rId13" Type="http://purl.oclc.org/ooxml/officeDocument/relationships/fontTable" Target="fontTable.xml"/><Relationship Id="rId3" Type="http://purl.oclc.org/ooxml/officeDocument/relationships/settings" Target="settings.xml"/><Relationship Id="rId7" Type="http://purl.oclc.org/ooxml/officeDocument/relationships/header" Target="header1.xml"/><Relationship Id="rId12" Type="http://purl.oclc.org/ooxml/officeDocument/relationships/footer" Target="footer3.xml"/><Relationship Id="rId2" Type="http://purl.oclc.org/ooxml/officeDocument/relationships/styles" Target="styles.xml"/><Relationship Id="rId1" Type="http://purl.oclc.org/ooxml/officeDocument/relationships/numbering" Target="numbering.xml"/><Relationship Id="rId6" Type="http://purl.oclc.org/ooxml/officeDocument/relationships/endnotes" Target="endnotes.xml"/><Relationship Id="rId11" Type="http://purl.oclc.org/ooxml/officeDocument/relationships/header" Target="header3.xml"/><Relationship Id="rId5" Type="http://purl.oclc.org/ooxml/officeDocument/relationships/footnotes" Target="footnotes.xml"/><Relationship Id="rId10" Type="http://purl.oclc.org/ooxml/officeDocument/relationships/footer" Target="footer2.xml"/><Relationship Id="rId4" Type="http://purl.oclc.org/ooxml/officeDocument/relationships/webSettings" Target="webSettings.xml"/><Relationship Id="rId9" Type="http://purl.oclc.org/ooxml/officeDocument/relationships/footer" Target="footer1.xml"/><Relationship Id="rId14" Type="http://purl.oclc.org/ooxml/officeDocument/relationships/theme" Target="theme/theme1.xml"/></Relationships>
</file>

<file path=word/theme/theme1.xml><?xml version="1.0" encoding="utf-8"?>
<a:theme xmlns:a="http://purl.oclc.org/ooxml/drawingml/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12700" cap="flat" cmpd="sng" algn="ctr">
          <a:solidFill>
            <a:schemeClr val="phClr"/>
          </a:solidFill>
          <a:prstDash val="solid"/>
          <a:miter lim="800%"/>
        </a:ln>
        <a:ln w="19050" cap="flat" cmpd="sng" algn="ctr">
          <a:solidFill>
            <a:schemeClr val="phClr"/>
          </a:solidFill>
          <a:prstDash val="solid"/>
          <a:miter lim="800%"/>
        </a:ln>
        <a:ln w="2540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Normal.dotm</Template>
  <TotalTime>0</TotalTime>
  <Pages>5</Pages>
  <Words>1382</Words>
  <Characters>1424</Characters>
  <Application>Microsoft Office Word</Application>
  <DocSecurity>0</DocSecurity>
  <PresentationFormat/>
  <Lines>67</Lines>
  <Paragraphs>80</Paragraphs>
  <Slides>0</Slides>
  <Notes>0</Notes>
  <HiddenSlides>0</HiddenSlides>
  <MMClips>0</MMClips>
  <ScaleCrop>false</ScaleCrop>
  <Manager/>
  <Company>Microsoft</Company>
  <LinksUpToDate>false</LinksUpToDate>
  <CharactersWithSpaces>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enya</dc:creator>
  <cp:keywords/>
  <dc:description/>
  <cp:lastModifiedBy>Yu Gong</cp:lastModifiedBy>
  <cp:revision>2</cp:revision>
  <cp:lastPrinted>2016-03-01T02:34:00Z</cp:lastPrinted>
  <dcterms:created xsi:type="dcterms:W3CDTF">2025-12-16T02:21:00Z</dcterms:created>
  <dcterms:modified xsi:type="dcterms:W3CDTF">2025-12-16T02:21:00Z</dcterms:modified>
  <cp:category/>
</cp:coreProperties>
</file>

<file path=docProps/custom.xml><?xml version="1.0" encoding="utf-8"?>
<Properties xmlns="http://purl.oclc.org/ooxml/officeDocument/customProperties" xmlns:vt="http://purl.oclc.org/ooxml/officeDocument/docPropsVTypes">
  <property fmtid="{D5CDD505-2E9C-101B-9397-08002B2CF9AE}" pid="2" name="KSOProductBuildVer">
    <vt:lpwstr>2052-12.1.0.21541</vt:lpwstr>
  </property>
  <property fmtid="{D5CDD505-2E9C-101B-9397-08002B2CF9AE}" pid="3" name="ICV">
    <vt:lpwstr>403176CE6A6145CBAF2A86EC8E402FDB_13</vt:lpwstr>
  </property>
  <property fmtid="{D5CDD505-2E9C-101B-9397-08002B2CF9AE}" pid="4" name="KSOTemplateDocerSaveRecord">
    <vt:lpwstr>eyJoZGlkIjoiMTQzMTEzNDY5YjAzNDA0MmIxZWYzNjk4ZTMwMGYyN2YiLCJ1c2VySWQiOiIxMjcyMDM4Mzg4In0=</vt:lpwstr>
  </property>
</Properties>
</file>